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5DF1F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962CBB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1A2D101A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Кафедра программных систем</w:t>
      </w:r>
    </w:p>
    <w:p w14:paraId="4DCF748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AB6835D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Направление подготовки: 09.03.04</w:t>
      </w:r>
      <w:r w:rsidRPr="00962CBB">
        <w:rPr>
          <w:rFonts w:cs="Times New Roman"/>
          <w:bCs/>
          <w:szCs w:val="28"/>
        </w:rPr>
        <w:tab/>
        <w:t>Программная инженерия</w:t>
      </w:r>
    </w:p>
    <w:p w14:paraId="36DA4739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6EEB37A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120D494E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2C1E764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ПОЯСНИТЕЛЬНАЯ ЗАПИСКА К КУРСОВОЙ РАБОТЕ</w:t>
      </w:r>
    </w:p>
    <w:p w14:paraId="5CEC0C43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на тему:</w:t>
      </w:r>
    </w:p>
    <w:p w14:paraId="669F53CF" w14:textId="7205B10E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962CBB">
        <w:rPr>
          <w:rFonts w:cs="Times New Roman"/>
          <w:b/>
          <w:bCs/>
          <w:szCs w:val="28"/>
        </w:rPr>
        <w:t>«</w:t>
      </w:r>
      <w:r w:rsidR="00827741">
        <w:rPr>
          <w:b/>
          <w:bCs/>
          <w:color w:val="000000"/>
          <w:szCs w:val="28"/>
        </w:rPr>
        <w:t>Расстановка охранников в художественной галерее</w:t>
      </w:r>
      <w:r w:rsidRPr="00962CBB">
        <w:rPr>
          <w:rFonts w:cs="Times New Roman"/>
          <w:b/>
          <w:bCs/>
          <w:szCs w:val="28"/>
        </w:rPr>
        <w:t>»</w:t>
      </w:r>
    </w:p>
    <w:p w14:paraId="049B32A1" w14:textId="0DFEE016" w:rsidR="00962CBB" w:rsidRDefault="00962CBB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05E760BF" w14:textId="18772E12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2F2F223C" w14:textId="7788743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6550D4F0" w14:textId="77777777" w:rsidR="00E973B4" w:rsidRDefault="00E973B4" w:rsidP="003325D7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3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962CBB" w14:paraId="50EF6CCF" w14:textId="77777777" w:rsidTr="00E973B4">
        <w:tc>
          <w:tcPr>
            <w:tcW w:w="4954" w:type="dxa"/>
          </w:tcPr>
          <w:p w14:paraId="0E92BF64" w14:textId="699A29A5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Выполнил:</w:t>
            </w:r>
          </w:p>
          <w:p w14:paraId="6CD6565C" w14:textId="42BA6A01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 xml:space="preserve">студент группы </w:t>
            </w:r>
            <w:r>
              <w:rPr>
                <w:rFonts w:cs="Times New Roman"/>
                <w:bCs/>
                <w:szCs w:val="28"/>
              </w:rPr>
              <w:t>ПС–21</w:t>
            </w:r>
          </w:p>
          <w:p w14:paraId="5A1E929E" w14:textId="4AA08CB6" w:rsidR="00962CBB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0C42F84A" w14:textId="2934CE01" w:rsidR="00962CBB" w:rsidRDefault="00827741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Глухарев Степан Викторович</w:t>
            </w:r>
          </w:p>
          <w:p w14:paraId="61EBA1F2" w14:textId="32195691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 xml:space="preserve">_____________ / </w:t>
            </w:r>
            <w:r w:rsidR="00827741">
              <w:rPr>
                <w:rFonts w:cs="Times New Roman"/>
                <w:bCs/>
                <w:szCs w:val="28"/>
              </w:rPr>
              <w:t>Глухарев С.В.</w:t>
            </w:r>
          </w:p>
          <w:p w14:paraId="50F1379D" w14:textId="10751FDA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                         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 xml:space="preserve">   расшифровка</w:t>
            </w:r>
          </w:p>
        </w:tc>
      </w:tr>
      <w:tr w:rsidR="00962CBB" w14:paraId="5EE18B0A" w14:textId="77777777" w:rsidTr="00E973B4">
        <w:tc>
          <w:tcPr>
            <w:tcW w:w="4954" w:type="dxa"/>
          </w:tcPr>
          <w:p w14:paraId="6363AB7E" w14:textId="77777777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Руководитель:</w:t>
            </w:r>
          </w:p>
          <w:p w14:paraId="0A5006F1" w14:textId="0DBF2952" w:rsidR="00FA1ED8" w:rsidRDefault="00962CBB" w:rsidP="00FA1ED8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Cs w:val="28"/>
              </w:rPr>
              <w:t>доцент, канд. физ-мат. наук</w:t>
            </w:r>
          </w:p>
          <w:p w14:paraId="616BADFF" w14:textId="6B83F238" w:rsidR="00962CBB" w:rsidRP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bCs/>
                <w:szCs w:val="28"/>
              </w:rPr>
              <w:t>_______</w:t>
            </w:r>
            <w:r w:rsidRPr="00962CBB">
              <w:rPr>
                <w:rFonts w:cs="Times New Roman"/>
                <w:bCs/>
                <w:szCs w:val="28"/>
              </w:rPr>
              <w:t>_____________ / Козлов А.И.</w:t>
            </w:r>
          </w:p>
          <w:p w14:paraId="0C2E14D3" w14:textId="01D43052" w:rsidR="00962CBB" w:rsidRDefault="00962CBB" w:rsidP="00FA1ED8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962CBB">
              <w:rPr>
                <w:rFonts w:cs="Times New Roman"/>
                <w:bCs/>
                <w:sz w:val="24"/>
                <w:szCs w:val="24"/>
              </w:rPr>
              <w:t xml:space="preserve">подпись </w:t>
            </w:r>
            <w:r>
              <w:rPr>
                <w:rFonts w:cs="Times New Roman"/>
                <w:bCs/>
                <w:sz w:val="24"/>
                <w:szCs w:val="24"/>
              </w:rPr>
              <w:t xml:space="preserve">                                   </w:t>
            </w:r>
            <w:r w:rsidRPr="00962CBB">
              <w:rPr>
                <w:rFonts w:cs="Times New Roman"/>
                <w:bCs/>
                <w:sz w:val="24"/>
                <w:szCs w:val="24"/>
              </w:rPr>
              <w:t>расшифровка</w:t>
            </w:r>
          </w:p>
        </w:tc>
      </w:tr>
    </w:tbl>
    <w:p w14:paraId="6006CFE8" w14:textId="79A0F78B" w:rsid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62614F5" w14:textId="77777777" w:rsidR="00E973B4" w:rsidRPr="00962CBB" w:rsidRDefault="00E973B4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0062D552" w14:textId="77777777" w:rsidR="00962CBB" w:rsidRPr="00962CBB" w:rsidRDefault="00962CBB" w:rsidP="003325D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Йошкар-Ола</w:t>
      </w:r>
    </w:p>
    <w:p w14:paraId="5D2EADA9" w14:textId="31A9F338" w:rsidR="00FA1ED8" w:rsidRDefault="00962CBB" w:rsidP="00E973B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962CBB">
        <w:rPr>
          <w:rFonts w:cs="Times New Roman"/>
          <w:bCs/>
          <w:szCs w:val="28"/>
        </w:rPr>
        <w:t>202</w:t>
      </w:r>
      <w:r>
        <w:rPr>
          <w:rFonts w:cs="Times New Roman"/>
          <w:bCs/>
          <w:szCs w:val="28"/>
        </w:rPr>
        <w:t>5</w:t>
      </w:r>
      <w:r w:rsidR="007874D0">
        <w:rPr>
          <w:rFonts w:cs="Times New Roman"/>
          <w:bCs/>
          <w:szCs w:val="28"/>
        </w:rPr>
        <w:softHyphen/>
      </w:r>
      <w:r w:rsidR="00FA1ED8">
        <w:rPr>
          <w:rFonts w:cs="Times New Roman"/>
          <w:bCs/>
          <w:szCs w:val="28"/>
        </w:rP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  <w:lang w:eastAsia="en-US"/>
        </w:rPr>
        <w:id w:val="2027133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97B669" w14:textId="56A2BE44" w:rsidR="00B6570A" w:rsidRPr="00B6570A" w:rsidRDefault="00B6570A">
          <w:pPr>
            <w:pStyle w:val="aa"/>
            <w:rPr>
              <w:rStyle w:val="10"/>
            </w:rPr>
          </w:pPr>
          <w:r w:rsidRPr="00B6570A">
            <w:rPr>
              <w:rStyle w:val="10"/>
            </w:rPr>
            <w:t>Оглавление</w:t>
          </w:r>
        </w:p>
        <w:p w14:paraId="4073F528" w14:textId="16A68645" w:rsidR="00AC55AD" w:rsidRDefault="00B6570A">
          <w:pPr>
            <w:pStyle w:val="11"/>
            <w:tabs>
              <w:tab w:val="right" w:leader="dot" w:pos="9344"/>
            </w:tabs>
            <w:rPr>
              <w:ins w:id="0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ins w:id="1" w:author="Степашка Модняш" w:date="2025-03-25T01:43:00Z">
            <w:r w:rsidR="00AC55AD" w:rsidRPr="008C05E7">
              <w:rPr>
                <w:rStyle w:val="ab"/>
                <w:noProof/>
              </w:rPr>
              <w:fldChar w:fldCharType="begin"/>
            </w:r>
            <w:r w:rsidR="00AC55AD" w:rsidRPr="008C05E7">
              <w:rPr>
                <w:rStyle w:val="ab"/>
                <w:noProof/>
              </w:rPr>
              <w:instrText xml:space="preserve"> </w:instrText>
            </w:r>
            <w:r w:rsidR="00AC55AD">
              <w:rPr>
                <w:noProof/>
              </w:rPr>
              <w:instrText>HYPERLINK \l "_Toc193759406"</w:instrText>
            </w:r>
            <w:r w:rsidR="00AC55AD" w:rsidRPr="008C05E7">
              <w:rPr>
                <w:rStyle w:val="ab"/>
                <w:noProof/>
              </w:rPr>
              <w:instrText xml:space="preserve"> </w:instrText>
            </w:r>
            <w:r w:rsidR="00AC55AD" w:rsidRPr="008C05E7">
              <w:rPr>
                <w:rStyle w:val="ab"/>
                <w:noProof/>
              </w:rPr>
            </w:r>
            <w:r w:rsidR="00AC55AD" w:rsidRPr="008C05E7">
              <w:rPr>
                <w:rStyle w:val="ab"/>
                <w:noProof/>
              </w:rPr>
              <w:fldChar w:fldCharType="separate"/>
            </w:r>
            <w:r w:rsidR="00AC55AD" w:rsidRPr="008C05E7">
              <w:rPr>
                <w:rStyle w:val="ab"/>
                <w:noProof/>
              </w:rPr>
              <w:t>Введение</w:t>
            </w:r>
            <w:r w:rsidR="00AC55AD">
              <w:rPr>
                <w:noProof/>
                <w:webHidden/>
              </w:rPr>
              <w:tab/>
            </w:r>
            <w:r w:rsidR="00AC55AD">
              <w:rPr>
                <w:noProof/>
                <w:webHidden/>
              </w:rPr>
              <w:fldChar w:fldCharType="begin"/>
            </w:r>
            <w:r w:rsidR="00AC55AD">
              <w:rPr>
                <w:noProof/>
                <w:webHidden/>
              </w:rPr>
              <w:instrText xml:space="preserve"> PAGEREF _Toc193759406 \h </w:instrText>
            </w:r>
          </w:ins>
          <w:r w:rsidR="00AC55AD">
            <w:rPr>
              <w:noProof/>
              <w:webHidden/>
            </w:rPr>
          </w:r>
          <w:r w:rsidR="00AC55AD">
            <w:rPr>
              <w:noProof/>
              <w:webHidden/>
            </w:rPr>
            <w:fldChar w:fldCharType="separate"/>
          </w:r>
          <w:ins w:id="2" w:author="Степашка Модняш" w:date="2025-03-25T01:43:00Z">
            <w:r w:rsidR="00AC55AD">
              <w:rPr>
                <w:noProof/>
                <w:webHidden/>
              </w:rPr>
              <w:t>3</w:t>
            </w:r>
            <w:r w:rsidR="00AC55AD">
              <w:rPr>
                <w:noProof/>
                <w:webHidden/>
              </w:rPr>
              <w:fldChar w:fldCharType="end"/>
            </w:r>
            <w:r w:rsidR="00AC55AD" w:rsidRPr="008C05E7">
              <w:rPr>
                <w:rStyle w:val="ab"/>
                <w:noProof/>
              </w:rPr>
              <w:fldChar w:fldCharType="end"/>
            </w:r>
          </w:ins>
        </w:p>
        <w:p w14:paraId="3B90E715" w14:textId="7134671B" w:rsidR="00AC55AD" w:rsidRDefault="00AC55AD">
          <w:pPr>
            <w:pStyle w:val="11"/>
            <w:tabs>
              <w:tab w:val="right" w:leader="dot" w:pos="9344"/>
            </w:tabs>
            <w:rPr>
              <w:ins w:id="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4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"_Toc193759407"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_Toc193759407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" w:author="Степашка Модняш" w:date="2025-03-25T01:43:00Z"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40FDEB84" w14:textId="39A3BE61" w:rsidR="00AC55AD" w:rsidRDefault="00AC55AD">
          <w:pPr>
            <w:pStyle w:val="21"/>
            <w:tabs>
              <w:tab w:val="right" w:leader="dot" w:pos="9344"/>
            </w:tabs>
            <w:rPr>
              <w:ins w:id="6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7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"_Toc193759408"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1.1. Обзор существующих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_Toc193759408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" w:author="Степашка Модняш" w:date="2025-03-25T01:43:00Z"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68410D74" w14:textId="07EB401A" w:rsidR="00AC55AD" w:rsidRDefault="00AC55AD">
          <w:pPr>
            <w:pStyle w:val="31"/>
            <w:tabs>
              <w:tab w:val="right" w:leader="dot" w:pos="9344"/>
            </w:tabs>
            <w:rPr>
              <w:ins w:id="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0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"_Toc193759409"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1.1.1. Алгоритм Хертеля-Менхорна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_Toc193759409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" w:author="Степашка Модняш" w:date="2025-03-25T01:43:00Z"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22AE0790" w14:textId="6DED317A" w:rsidR="00AC55AD" w:rsidRDefault="00AC55AD">
          <w:pPr>
            <w:pStyle w:val="31"/>
            <w:tabs>
              <w:tab w:val="right" w:leader="dot" w:pos="9344"/>
            </w:tabs>
            <w:rPr>
              <w:ins w:id="12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3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"_Toc193759410"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1.1.2. Алгоритм Кранцлера-Крюгера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" w:author="Степашка Модняш" w:date="2025-03-25T01:43:00Z"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0964F2C9" w14:textId="0A7B8097" w:rsidR="00AC55AD" w:rsidRDefault="00AC55AD">
          <w:pPr>
            <w:pStyle w:val="31"/>
            <w:tabs>
              <w:tab w:val="right" w:leader="dot" w:pos="9344"/>
            </w:tabs>
            <w:rPr>
              <w:ins w:id="15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6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"_Toc193759411"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1.1.3. Алгоритм Гхоша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" w:author="Степашка Модняш" w:date="2025-03-25T01:43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00C2C9D6" w14:textId="2B9EA527" w:rsidR="00AC55AD" w:rsidRDefault="00AC55AD">
          <w:pPr>
            <w:pStyle w:val="21"/>
            <w:tabs>
              <w:tab w:val="right" w:leader="dot" w:pos="9344"/>
            </w:tabs>
            <w:rPr>
              <w:ins w:id="18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9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"_Toc193759412"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1.2. Алгоритм Гхоша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0" w:author="Степашка Модняш" w:date="2025-03-25T01:43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4BC5CECA" w14:textId="0AEF790C" w:rsidR="00AC55AD" w:rsidRDefault="00AC55AD">
          <w:pPr>
            <w:pStyle w:val="31"/>
            <w:tabs>
              <w:tab w:val="right" w:leader="dot" w:pos="9344"/>
            </w:tabs>
            <w:rPr>
              <w:ins w:id="2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22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"_Toc193759413"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1.2.1. Доказательство корректности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3" w:author="Степашка Модняш" w:date="2025-03-25T01:43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7E9AF020" w14:textId="02AC38E8" w:rsidR="00AC55AD" w:rsidRDefault="00AC55AD">
          <w:pPr>
            <w:pStyle w:val="31"/>
            <w:tabs>
              <w:tab w:val="right" w:leader="dot" w:pos="9344"/>
            </w:tabs>
            <w:rPr>
              <w:ins w:id="24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25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"_Toc193759414"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1.2.2. Трудоёмкость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6" w:author="Степашка Модняш" w:date="2025-03-25T01:43:00Z"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18FAF1A4" w14:textId="7CF1D225" w:rsidR="00AC55AD" w:rsidRDefault="00AC55AD">
          <w:pPr>
            <w:pStyle w:val="31"/>
            <w:tabs>
              <w:tab w:val="right" w:leader="dot" w:pos="9344"/>
            </w:tabs>
            <w:rPr>
              <w:ins w:id="27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28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"_Toc193759415"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1.2.3. Формальное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29" w:author="Степашка Модняш" w:date="2025-03-25T01:43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6E14D759" w14:textId="2628E362" w:rsidR="00AC55AD" w:rsidRDefault="00AC55AD">
          <w:pPr>
            <w:pStyle w:val="11"/>
            <w:tabs>
              <w:tab w:val="right" w:leader="dot" w:pos="9344"/>
            </w:tabs>
            <w:rPr>
              <w:ins w:id="30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31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"_Toc193759416"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2. Конструкторская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2" w:author="Степашка Модняш" w:date="2025-03-25T01:4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30966912" w14:textId="3742C89B" w:rsidR="00AC55AD" w:rsidRDefault="00AC55AD">
          <w:pPr>
            <w:pStyle w:val="21"/>
            <w:tabs>
              <w:tab w:val="right" w:leader="dot" w:pos="9344"/>
            </w:tabs>
            <w:rPr>
              <w:ins w:id="3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34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"_Toc193759417"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2.1.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5" w:author="Степашка Модняш" w:date="2025-03-25T01:4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15499535" w14:textId="4E31490E" w:rsidR="00AC55AD" w:rsidRDefault="00AC55AD">
          <w:pPr>
            <w:pStyle w:val="21"/>
            <w:tabs>
              <w:tab w:val="right" w:leader="dot" w:pos="9344"/>
            </w:tabs>
            <w:rPr>
              <w:ins w:id="36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37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"_Toc193759418"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2.2. Описание основной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38" w:author="Степашка Модняш" w:date="2025-03-25T01:4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42EDD889" w14:textId="305E57A3" w:rsidR="00AC55AD" w:rsidRDefault="00AC55AD">
          <w:pPr>
            <w:pStyle w:val="21"/>
            <w:tabs>
              <w:tab w:val="right" w:leader="dot" w:pos="9344"/>
            </w:tabs>
            <w:rPr>
              <w:ins w:id="3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40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"_Toc193759419"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2.3. Использованные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_Toc193759419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1" w:author="Степашка Модняш" w:date="2025-03-25T01:4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3998E825" w14:textId="6FB3FE2B" w:rsidR="00AC55AD" w:rsidRDefault="00AC55AD">
          <w:pPr>
            <w:pStyle w:val="21"/>
            <w:tabs>
              <w:tab w:val="right" w:leader="dot" w:pos="9344"/>
            </w:tabs>
            <w:rPr>
              <w:ins w:id="42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43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"_Toc193759420"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2.4.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_Toc193759420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4" w:author="Степашка Модняш" w:date="2025-03-25T01:43:00Z"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3A0EAE41" w14:textId="19FA330E" w:rsidR="00AC55AD" w:rsidRDefault="00AC55AD">
          <w:pPr>
            <w:pStyle w:val="11"/>
            <w:tabs>
              <w:tab w:val="right" w:leader="dot" w:pos="9344"/>
            </w:tabs>
            <w:rPr>
              <w:ins w:id="45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46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"_Toc193759421"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_Toc193759421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47" w:author="Степашка Модняш" w:date="2025-03-25T01:43:00Z"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603FD325" w14:textId="6B8C7440" w:rsidR="00AC55AD" w:rsidRDefault="00AC55AD">
          <w:pPr>
            <w:pStyle w:val="11"/>
            <w:tabs>
              <w:tab w:val="right" w:leader="dot" w:pos="9344"/>
            </w:tabs>
            <w:rPr>
              <w:ins w:id="48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49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"_Toc193759422"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rFonts w:eastAsia="Times New Roman"/>
                <w:noProof/>
                <w:lang w:val="en-US"/>
              </w:rPr>
              <w:t>C</w:t>
            </w:r>
            <w:r w:rsidRPr="008C05E7">
              <w:rPr>
                <w:rStyle w:val="ab"/>
                <w:rFonts w:eastAsia="Times New Roman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_Toc193759422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0" w:author="Степашка Модняш" w:date="2025-03-25T01:43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0B9422FD" w14:textId="025E6278" w:rsidR="00AC55AD" w:rsidRDefault="00AC55AD">
          <w:pPr>
            <w:pStyle w:val="11"/>
            <w:tabs>
              <w:tab w:val="right" w:leader="dot" w:pos="9344"/>
            </w:tabs>
            <w:rPr>
              <w:ins w:id="5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52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"_Toc193759423"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_Toc193759423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3" w:author="Степашка Модняш" w:date="2025-03-25T01:43:00Z"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4D0EF0A4" w14:textId="121ADD66" w:rsidR="00AC55AD" w:rsidRDefault="00AC55AD">
          <w:pPr>
            <w:pStyle w:val="11"/>
            <w:tabs>
              <w:tab w:val="right" w:leader="dot" w:pos="9344"/>
            </w:tabs>
            <w:rPr>
              <w:ins w:id="54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55" w:author="Степашка Модняш" w:date="2025-03-25T01:43:00Z">
            <w:r w:rsidRPr="008C05E7">
              <w:rPr>
                <w:rStyle w:val="ab"/>
                <w:noProof/>
              </w:rPr>
              <w:fldChar w:fldCharType="begin"/>
            </w:r>
            <w:r w:rsidRPr="008C05E7">
              <w:rPr>
                <w:rStyle w:val="ab"/>
                <w:noProof/>
              </w:rPr>
              <w:instrText xml:space="preserve"> </w:instrText>
            </w:r>
            <w:r>
              <w:rPr>
                <w:noProof/>
              </w:rPr>
              <w:instrText>HYPERLINK \l "_Toc193759424"</w:instrText>
            </w:r>
            <w:r w:rsidRPr="008C05E7">
              <w:rPr>
                <w:rStyle w:val="ab"/>
                <w:noProof/>
              </w:rPr>
              <w:instrText xml:space="preserve"> </w:instrText>
            </w:r>
            <w:r w:rsidRPr="008C05E7">
              <w:rPr>
                <w:rStyle w:val="ab"/>
                <w:noProof/>
              </w:rPr>
            </w:r>
            <w:r w:rsidRPr="008C05E7">
              <w:rPr>
                <w:rStyle w:val="ab"/>
                <w:noProof/>
              </w:rPr>
              <w:fldChar w:fldCharType="separate"/>
            </w:r>
            <w:r w:rsidRPr="008C05E7">
              <w:rPr>
                <w:rStyle w:val="ab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_Toc193759424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56" w:author="Степашка Модняш" w:date="2025-03-25T01:43:00Z"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  <w:r w:rsidRPr="008C05E7">
              <w:rPr>
                <w:rStyle w:val="ab"/>
                <w:noProof/>
              </w:rPr>
              <w:fldChar w:fldCharType="end"/>
            </w:r>
          </w:ins>
        </w:p>
        <w:p w14:paraId="50D153A4" w14:textId="5132AE46" w:rsidR="00446212" w:rsidDel="00AC55AD" w:rsidRDefault="00446212">
          <w:pPr>
            <w:pStyle w:val="11"/>
            <w:tabs>
              <w:tab w:val="right" w:leader="dot" w:pos="9344"/>
            </w:tabs>
            <w:rPr>
              <w:del w:id="57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58" w:author="Степашка Модняш" w:date="2025-03-25T01:43:00Z">
            <w:r w:rsidRPr="00AC55AD" w:rsidDel="00AC55AD">
              <w:rPr>
                <w:rStyle w:val="ab"/>
                <w:noProof/>
              </w:rPr>
              <w:delText>Введение</w:delText>
            </w:r>
            <w:r w:rsidDel="00AC55AD">
              <w:rPr>
                <w:noProof/>
                <w:webHidden/>
              </w:rPr>
              <w:tab/>
              <w:delText>3</w:delText>
            </w:r>
          </w:del>
        </w:p>
        <w:p w14:paraId="0982A6C7" w14:textId="4573E98B" w:rsidR="00446212" w:rsidDel="00AC55AD" w:rsidRDefault="00446212">
          <w:pPr>
            <w:pStyle w:val="11"/>
            <w:tabs>
              <w:tab w:val="right" w:leader="dot" w:pos="9344"/>
            </w:tabs>
            <w:rPr>
              <w:del w:id="5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0" w:author="Степашка Модняш" w:date="2025-03-25T01:43:00Z">
            <w:r w:rsidRPr="00AC55AD" w:rsidDel="00AC55AD">
              <w:rPr>
                <w:rStyle w:val="ab"/>
                <w:noProof/>
              </w:rPr>
              <w:delText>1. Аналитическая часть</w:delText>
            </w:r>
            <w:r w:rsidDel="00AC55AD">
              <w:rPr>
                <w:noProof/>
                <w:webHidden/>
              </w:rPr>
              <w:tab/>
              <w:delText>5</w:delText>
            </w:r>
          </w:del>
        </w:p>
        <w:p w14:paraId="7444DEDB" w14:textId="1786D38A" w:rsidR="00446212" w:rsidDel="00AC55AD" w:rsidRDefault="00446212">
          <w:pPr>
            <w:pStyle w:val="21"/>
            <w:tabs>
              <w:tab w:val="right" w:leader="dot" w:pos="9344"/>
            </w:tabs>
            <w:rPr>
              <w:del w:id="6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2" w:author="Степашка Модняш" w:date="2025-03-25T01:43:00Z">
            <w:r w:rsidRPr="00AC55AD" w:rsidDel="00AC55AD">
              <w:rPr>
                <w:rStyle w:val="ab"/>
                <w:noProof/>
              </w:rPr>
              <w:delText>1.1. Обзор существующих алгоритмов</w:delText>
            </w:r>
            <w:r w:rsidDel="00AC55AD">
              <w:rPr>
                <w:noProof/>
                <w:webHidden/>
              </w:rPr>
              <w:tab/>
              <w:delText>5</w:delText>
            </w:r>
          </w:del>
        </w:p>
        <w:p w14:paraId="11266B1A" w14:textId="4D5CBA4B" w:rsidR="00446212" w:rsidDel="00AC55AD" w:rsidRDefault="00446212">
          <w:pPr>
            <w:pStyle w:val="31"/>
            <w:tabs>
              <w:tab w:val="right" w:leader="dot" w:pos="9344"/>
            </w:tabs>
            <w:rPr>
              <w:del w:id="6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4" w:author="Степашка Модняш" w:date="2025-03-25T01:43:00Z">
            <w:r w:rsidRPr="00AC55AD" w:rsidDel="00AC55AD">
              <w:rPr>
                <w:rStyle w:val="ab"/>
                <w:noProof/>
              </w:rPr>
              <w:delText>1.1.1. Алгоритм Хертеля-Менхорна</w:delText>
            </w:r>
            <w:r w:rsidDel="00AC55AD">
              <w:rPr>
                <w:noProof/>
                <w:webHidden/>
              </w:rPr>
              <w:tab/>
              <w:delText>5</w:delText>
            </w:r>
          </w:del>
        </w:p>
        <w:p w14:paraId="09E77B85" w14:textId="0FF031C1" w:rsidR="00446212" w:rsidDel="00AC55AD" w:rsidRDefault="00446212">
          <w:pPr>
            <w:pStyle w:val="31"/>
            <w:tabs>
              <w:tab w:val="right" w:leader="dot" w:pos="9344"/>
            </w:tabs>
            <w:rPr>
              <w:del w:id="65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6" w:author="Степашка Модняш" w:date="2025-03-25T01:43:00Z">
            <w:r w:rsidRPr="00AC55AD" w:rsidDel="00AC55AD">
              <w:rPr>
                <w:rStyle w:val="ab"/>
                <w:noProof/>
              </w:rPr>
              <w:delText>1.1.2. Алгоритм Кранцлера-Крюгера</w:delText>
            </w:r>
            <w:r w:rsidDel="00AC55AD">
              <w:rPr>
                <w:noProof/>
                <w:webHidden/>
              </w:rPr>
              <w:tab/>
              <w:delText>6</w:delText>
            </w:r>
          </w:del>
        </w:p>
        <w:p w14:paraId="107A6434" w14:textId="42FA0D39" w:rsidR="00446212" w:rsidDel="00AC55AD" w:rsidRDefault="00446212">
          <w:pPr>
            <w:pStyle w:val="31"/>
            <w:tabs>
              <w:tab w:val="right" w:leader="dot" w:pos="9344"/>
            </w:tabs>
            <w:rPr>
              <w:del w:id="67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8" w:author="Степашка Модняш" w:date="2025-03-25T01:43:00Z">
            <w:r w:rsidRPr="00AC55AD" w:rsidDel="00AC55AD">
              <w:rPr>
                <w:rStyle w:val="ab"/>
                <w:noProof/>
              </w:rPr>
              <w:delText>1.1.3. Алгоритм Гхоша</w:delText>
            </w:r>
            <w:r w:rsidDel="00AC55AD">
              <w:rPr>
                <w:noProof/>
                <w:webHidden/>
              </w:rPr>
              <w:tab/>
              <w:delText>7</w:delText>
            </w:r>
          </w:del>
        </w:p>
        <w:p w14:paraId="4262CBEC" w14:textId="57CFA15C" w:rsidR="00446212" w:rsidDel="00AC55AD" w:rsidRDefault="00446212">
          <w:pPr>
            <w:pStyle w:val="21"/>
            <w:tabs>
              <w:tab w:val="right" w:leader="dot" w:pos="9344"/>
            </w:tabs>
            <w:rPr>
              <w:del w:id="6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0" w:author="Степашка Модняш" w:date="2025-03-25T01:43:00Z">
            <w:r w:rsidRPr="00AC55AD" w:rsidDel="00AC55AD">
              <w:rPr>
                <w:rStyle w:val="ab"/>
                <w:noProof/>
              </w:rPr>
              <w:delText>1.2. Алгоритм Гхоша</w:delText>
            </w:r>
            <w:r w:rsidDel="00AC55AD">
              <w:rPr>
                <w:noProof/>
                <w:webHidden/>
              </w:rPr>
              <w:tab/>
              <w:delText>8</w:delText>
            </w:r>
          </w:del>
        </w:p>
        <w:p w14:paraId="6335FCF1" w14:textId="0E2FC230" w:rsidR="00446212" w:rsidDel="00AC55AD" w:rsidRDefault="00446212">
          <w:pPr>
            <w:pStyle w:val="31"/>
            <w:tabs>
              <w:tab w:val="right" w:leader="dot" w:pos="9344"/>
            </w:tabs>
            <w:rPr>
              <w:del w:id="7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2" w:author="Степашка Модняш" w:date="2025-03-25T01:43:00Z">
            <w:r w:rsidRPr="00AC55AD" w:rsidDel="00AC55AD">
              <w:rPr>
                <w:rStyle w:val="ab"/>
                <w:noProof/>
              </w:rPr>
              <w:delText>1.2.1. Доказательство корректности алгоритма</w:delText>
            </w:r>
            <w:r w:rsidDel="00AC55AD">
              <w:rPr>
                <w:noProof/>
                <w:webHidden/>
              </w:rPr>
              <w:tab/>
              <w:delText>8</w:delText>
            </w:r>
          </w:del>
        </w:p>
        <w:p w14:paraId="29358C15" w14:textId="7CC8EAD8" w:rsidR="00446212" w:rsidDel="00AC55AD" w:rsidRDefault="00446212">
          <w:pPr>
            <w:pStyle w:val="31"/>
            <w:tabs>
              <w:tab w:val="right" w:leader="dot" w:pos="9344"/>
            </w:tabs>
            <w:rPr>
              <w:del w:id="7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4" w:author="Степашка Модняш" w:date="2025-03-25T01:43:00Z">
            <w:r w:rsidRPr="00AC55AD" w:rsidDel="00AC55AD">
              <w:rPr>
                <w:rStyle w:val="ab"/>
                <w:noProof/>
              </w:rPr>
              <w:delText>1.2.2. Трудоёмкость алгоритма</w:delText>
            </w:r>
            <w:r w:rsidDel="00AC55AD">
              <w:rPr>
                <w:noProof/>
                <w:webHidden/>
              </w:rPr>
              <w:tab/>
              <w:delText>10</w:delText>
            </w:r>
          </w:del>
        </w:p>
        <w:p w14:paraId="064BD601" w14:textId="497B92BC" w:rsidR="00446212" w:rsidDel="00AC55AD" w:rsidRDefault="00446212">
          <w:pPr>
            <w:pStyle w:val="31"/>
            <w:tabs>
              <w:tab w:val="right" w:leader="dot" w:pos="9344"/>
            </w:tabs>
            <w:rPr>
              <w:del w:id="75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6" w:author="Степашка Модняш" w:date="2025-03-25T01:43:00Z">
            <w:r w:rsidRPr="00AC55AD" w:rsidDel="00AC55AD">
              <w:rPr>
                <w:rStyle w:val="ab"/>
                <w:noProof/>
              </w:rPr>
              <w:delText>1.2.3. Формальное описание алгоритма</w:delText>
            </w:r>
            <w:r w:rsidDel="00AC55AD">
              <w:rPr>
                <w:noProof/>
                <w:webHidden/>
              </w:rPr>
              <w:tab/>
              <w:delText>11</w:delText>
            </w:r>
          </w:del>
        </w:p>
        <w:p w14:paraId="265D85B5" w14:textId="1B13C6A3" w:rsidR="00446212" w:rsidDel="00AC55AD" w:rsidRDefault="00446212">
          <w:pPr>
            <w:pStyle w:val="11"/>
            <w:tabs>
              <w:tab w:val="right" w:leader="dot" w:pos="9344"/>
            </w:tabs>
            <w:rPr>
              <w:del w:id="77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8" w:author="Степашка Модняш" w:date="2025-03-25T01:43:00Z">
            <w:r w:rsidRPr="00AC55AD" w:rsidDel="00AC55AD">
              <w:rPr>
                <w:rStyle w:val="ab"/>
                <w:noProof/>
              </w:rPr>
              <w:delText>2. Конструкторская часть</w:delText>
            </w:r>
            <w:r w:rsidDel="00AC55AD">
              <w:rPr>
                <w:noProof/>
                <w:webHidden/>
              </w:rPr>
              <w:tab/>
              <w:delText>12</w:delText>
            </w:r>
          </w:del>
        </w:p>
        <w:p w14:paraId="6CDF4412" w14:textId="18EDE790" w:rsidR="00446212" w:rsidDel="00AC55AD" w:rsidRDefault="00446212">
          <w:pPr>
            <w:pStyle w:val="21"/>
            <w:tabs>
              <w:tab w:val="right" w:leader="dot" w:pos="9344"/>
            </w:tabs>
            <w:rPr>
              <w:del w:id="7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80" w:author="Степашка Модняш" w:date="2025-03-25T01:43:00Z">
            <w:r w:rsidRPr="00AC55AD" w:rsidDel="00AC55AD">
              <w:rPr>
                <w:rStyle w:val="ab"/>
                <w:noProof/>
              </w:rPr>
              <w:delText>2.1. Выбор языка программирования</w:delText>
            </w:r>
            <w:r w:rsidDel="00AC55AD">
              <w:rPr>
                <w:noProof/>
                <w:webHidden/>
              </w:rPr>
              <w:tab/>
              <w:delText>12</w:delText>
            </w:r>
          </w:del>
        </w:p>
        <w:p w14:paraId="4C436624" w14:textId="02C3DE05" w:rsidR="00446212" w:rsidDel="00AC55AD" w:rsidRDefault="00446212">
          <w:pPr>
            <w:pStyle w:val="21"/>
            <w:tabs>
              <w:tab w:val="right" w:leader="dot" w:pos="9344"/>
            </w:tabs>
            <w:rPr>
              <w:del w:id="8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82" w:author="Степашка Модняш" w:date="2025-03-25T01:43:00Z">
            <w:r w:rsidRPr="00AC55AD" w:rsidDel="00AC55AD">
              <w:rPr>
                <w:rStyle w:val="ab"/>
                <w:noProof/>
              </w:rPr>
              <w:delText>2.2. Описание основной функции</w:delText>
            </w:r>
            <w:r w:rsidDel="00AC55AD">
              <w:rPr>
                <w:noProof/>
                <w:webHidden/>
              </w:rPr>
              <w:tab/>
              <w:delText>12</w:delText>
            </w:r>
          </w:del>
        </w:p>
        <w:p w14:paraId="50B259CE" w14:textId="0A0492F0" w:rsidR="00446212" w:rsidDel="00AC55AD" w:rsidRDefault="00446212">
          <w:pPr>
            <w:pStyle w:val="21"/>
            <w:tabs>
              <w:tab w:val="right" w:leader="dot" w:pos="9344"/>
            </w:tabs>
            <w:rPr>
              <w:del w:id="8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84" w:author="Степашка Модняш" w:date="2025-03-25T01:43:00Z">
            <w:r w:rsidRPr="00AC55AD" w:rsidDel="00AC55AD">
              <w:rPr>
                <w:rStyle w:val="ab"/>
                <w:noProof/>
              </w:rPr>
              <w:delText>2.3. Использованные технологии</w:delText>
            </w:r>
            <w:r w:rsidDel="00AC55AD">
              <w:rPr>
                <w:noProof/>
                <w:webHidden/>
              </w:rPr>
              <w:tab/>
              <w:delText>12</w:delText>
            </w:r>
          </w:del>
        </w:p>
        <w:p w14:paraId="652C0ECC" w14:textId="2E021B34" w:rsidR="00446212" w:rsidDel="00AC55AD" w:rsidRDefault="00446212">
          <w:pPr>
            <w:pStyle w:val="21"/>
            <w:tabs>
              <w:tab w:val="right" w:leader="dot" w:pos="9344"/>
            </w:tabs>
            <w:rPr>
              <w:del w:id="85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86" w:author="Степашка Модняш" w:date="2025-03-25T01:43:00Z">
            <w:r w:rsidRPr="00AC55AD" w:rsidDel="00AC55AD">
              <w:rPr>
                <w:rStyle w:val="ab"/>
                <w:noProof/>
              </w:rPr>
              <w:delText>2.4. База данных</w:delText>
            </w:r>
            <w:r w:rsidDel="00AC55AD">
              <w:rPr>
                <w:noProof/>
                <w:webHidden/>
              </w:rPr>
              <w:tab/>
              <w:delText>12</w:delText>
            </w:r>
          </w:del>
        </w:p>
        <w:p w14:paraId="66409594" w14:textId="34B181E1" w:rsidR="00446212" w:rsidDel="00AC55AD" w:rsidRDefault="00446212">
          <w:pPr>
            <w:pStyle w:val="11"/>
            <w:tabs>
              <w:tab w:val="right" w:leader="dot" w:pos="9344"/>
            </w:tabs>
            <w:rPr>
              <w:del w:id="87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88" w:author="Степашка Модняш" w:date="2025-03-25T01:43:00Z">
            <w:r w:rsidRPr="00AC55AD" w:rsidDel="00AC55AD">
              <w:rPr>
                <w:rStyle w:val="ab"/>
                <w:rFonts w:eastAsia="Times New Roman"/>
                <w:noProof/>
              </w:rPr>
              <w:delText>Заключение</w:delText>
            </w:r>
            <w:r w:rsidDel="00AC55AD">
              <w:rPr>
                <w:noProof/>
                <w:webHidden/>
              </w:rPr>
              <w:tab/>
              <w:delText>14</w:delText>
            </w:r>
          </w:del>
        </w:p>
        <w:p w14:paraId="56B73711" w14:textId="0BA8C668" w:rsidR="00446212" w:rsidDel="00AC55AD" w:rsidRDefault="00446212">
          <w:pPr>
            <w:pStyle w:val="11"/>
            <w:tabs>
              <w:tab w:val="right" w:leader="dot" w:pos="9344"/>
            </w:tabs>
            <w:rPr>
              <w:del w:id="89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90" w:author="Степашка Модняш" w:date="2025-03-25T01:43:00Z">
            <w:r w:rsidRPr="00AC55AD" w:rsidDel="00AC55AD">
              <w:rPr>
                <w:rStyle w:val="ab"/>
                <w:rFonts w:eastAsia="Times New Roman"/>
                <w:noProof/>
                <w:lang w:val="en-US"/>
              </w:rPr>
              <w:delText>C</w:delText>
            </w:r>
            <w:r w:rsidRPr="00AC55AD" w:rsidDel="00AC55AD">
              <w:rPr>
                <w:rStyle w:val="ab"/>
                <w:rFonts w:eastAsia="Times New Roman"/>
                <w:noProof/>
              </w:rPr>
              <w:delText>писок использованных источников</w:delText>
            </w:r>
            <w:r w:rsidDel="00AC55AD">
              <w:rPr>
                <w:noProof/>
                <w:webHidden/>
              </w:rPr>
              <w:tab/>
              <w:delText>15</w:delText>
            </w:r>
          </w:del>
        </w:p>
        <w:p w14:paraId="4DC85B05" w14:textId="7F0F2839" w:rsidR="00446212" w:rsidDel="00AC55AD" w:rsidRDefault="00446212">
          <w:pPr>
            <w:pStyle w:val="11"/>
            <w:tabs>
              <w:tab w:val="right" w:leader="dot" w:pos="9344"/>
            </w:tabs>
            <w:rPr>
              <w:del w:id="91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92" w:author="Степашка Модняш" w:date="2025-03-25T01:43:00Z">
            <w:r w:rsidRPr="00AC55AD" w:rsidDel="00AC55AD">
              <w:rPr>
                <w:rStyle w:val="ab"/>
                <w:noProof/>
              </w:rPr>
              <w:delText>ПРИЛОЖЕНИЕ А</w:delText>
            </w:r>
            <w:r w:rsidDel="00AC55AD">
              <w:rPr>
                <w:noProof/>
                <w:webHidden/>
              </w:rPr>
              <w:tab/>
              <w:delText>16</w:delText>
            </w:r>
          </w:del>
        </w:p>
        <w:p w14:paraId="1A58B279" w14:textId="564BE44A" w:rsidR="00446212" w:rsidDel="00AC55AD" w:rsidRDefault="00446212">
          <w:pPr>
            <w:pStyle w:val="11"/>
            <w:tabs>
              <w:tab w:val="right" w:leader="dot" w:pos="9344"/>
            </w:tabs>
            <w:rPr>
              <w:del w:id="93" w:author="Степашка Модняш" w:date="2025-03-25T01:43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94" w:author="Степашка Модняш" w:date="2025-03-25T01:43:00Z">
            <w:r w:rsidRPr="00AC55AD" w:rsidDel="00AC55AD">
              <w:rPr>
                <w:rStyle w:val="ab"/>
                <w:noProof/>
              </w:rPr>
              <w:delText>ПРИЛОЖЕНИЕ Б</w:delText>
            </w:r>
            <w:r w:rsidDel="00AC55AD">
              <w:rPr>
                <w:noProof/>
                <w:webHidden/>
              </w:rPr>
              <w:tab/>
              <w:delText>17</w:delText>
            </w:r>
          </w:del>
        </w:p>
        <w:p w14:paraId="013D9CE9" w14:textId="57C395C3" w:rsidR="00B6570A" w:rsidRDefault="00B6570A">
          <w:r>
            <w:rPr>
              <w:b/>
              <w:bCs/>
            </w:rPr>
            <w:fldChar w:fldCharType="end"/>
          </w:r>
        </w:p>
      </w:sdtContent>
    </w:sdt>
    <w:p w14:paraId="2E3FC694" w14:textId="7979CD4D" w:rsidR="005F3B09" w:rsidRDefault="005F3B09" w:rsidP="0084381D">
      <w:pPr>
        <w:spacing w:after="0"/>
        <w:ind w:firstLine="0"/>
        <w:rPr>
          <w:rFonts w:cs="Times New Roman"/>
          <w:szCs w:val="28"/>
        </w:rPr>
      </w:pPr>
    </w:p>
    <w:p w14:paraId="479B5ED4" w14:textId="2E91BDAA" w:rsidR="005F3B09" w:rsidRDefault="005F3B0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25E3A6" w14:textId="5AF5BC19" w:rsidR="005F3B09" w:rsidRDefault="005F3B09" w:rsidP="005F3B09">
      <w:pPr>
        <w:pStyle w:val="1"/>
      </w:pPr>
      <w:bookmarkStart w:id="95" w:name="_Toc193759406"/>
      <w:r>
        <w:lastRenderedPageBreak/>
        <w:t>Введение</w:t>
      </w:r>
      <w:bookmarkEnd w:id="95"/>
    </w:p>
    <w:p w14:paraId="4EC940C3" w14:textId="2791FDE0" w:rsidR="00761E95" w:rsidRPr="00761E95" w:rsidRDefault="00761E95" w:rsidP="00761E95">
      <w:pPr>
        <w:rPr>
          <w:color w:val="000000"/>
          <w:szCs w:val="28"/>
        </w:rPr>
      </w:pPr>
      <w:r>
        <w:rPr>
          <w:color w:val="000000"/>
          <w:szCs w:val="28"/>
        </w:rPr>
        <w:t xml:space="preserve">Рассмотрим задачу, поставленную в 1973 г. Виктором Кли </w:t>
      </w:r>
      <w:r w:rsidRPr="00761E95">
        <w:rPr>
          <w:color w:val="000000"/>
          <w:szCs w:val="28"/>
        </w:rPr>
        <w:t>[1</w:t>
      </w:r>
      <w:r>
        <w:rPr>
          <w:color w:val="000000"/>
          <w:szCs w:val="28"/>
        </w:rPr>
        <w:t>, с. 212–215</w:t>
      </w:r>
      <w:r w:rsidRPr="00761E95">
        <w:rPr>
          <w:color w:val="000000"/>
          <w:szCs w:val="28"/>
        </w:rPr>
        <w:t>]</w:t>
      </w:r>
      <w:r>
        <w:rPr>
          <w:color w:val="000000"/>
          <w:szCs w:val="28"/>
        </w:rPr>
        <w:t>. Предположим, что директор музея хочет, чтобы каждая точка музея постоянно наблюдалась охранником. Охранники располагаются в стационарных пунктах, но могут поворачиваться. Сколько охранников необходимо иметь?</w:t>
      </w:r>
    </w:p>
    <w:p w14:paraId="26A9531E" w14:textId="04D7D0F8" w:rsidR="00761E95" w:rsidRDefault="00761E95" w:rsidP="003857F6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Представим себе стены музея в виде многоугольника с </w:t>
      </w:r>
      <m:oMath>
        <m:r>
          <w:rPr>
            <w:rFonts w:ascii="Cambria Math" w:hAnsi="Cambria Math"/>
            <w:color w:val="000000"/>
            <w:szCs w:val="28"/>
          </w:rPr>
          <m:t>n</m:t>
        </m:r>
      </m:oMath>
      <w:r>
        <w:rPr>
          <w:color w:val="000000"/>
          <w:szCs w:val="28"/>
        </w:rPr>
        <w:t xml:space="preserve"> сторонами.</w:t>
      </w:r>
      <w:r w:rsidR="003857F6" w:rsidRPr="003857F6">
        <w:rPr>
          <w:noProof/>
          <w:color w:val="000000"/>
          <w:sz w:val="24"/>
          <w:szCs w:val="24"/>
          <w:bdr w:val="none" w:sz="0" w:space="0" w:color="auto" w:frame="1"/>
        </w:rPr>
        <w:t xml:space="preserve"> </w:t>
      </w:r>
      <w:r>
        <w:rPr>
          <w:color w:val="000000"/>
          <w:szCs w:val="28"/>
        </w:rPr>
        <w:t>Конечно, если многоугольник выпуклый, то достаточно иметь одного охранника, и его можно разместить в любой точке музея. Но в общем случае стены музея могут иметь форму любого замкнутого многоугольника</w:t>
      </w:r>
      <w:r w:rsidR="003857F6" w:rsidRPr="003857F6">
        <w:rPr>
          <w:color w:val="000000"/>
          <w:szCs w:val="28"/>
        </w:rPr>
        <w:t xml:space="preserve"> (</w:t>
      </w:r>
      <w:r w:rsidR="003857F6">
        <w:rPr>
          <w:color w:val="000000"/>
          <w:szCs w:val="28"/>
        </w:rPr>
        <w:t>рис. 1</w:t>
      </w:r>
      <w:r w:rsidR="003857F6" w:rsidRPr="003857F6">
        <w:rPr>
          <w:color w:val="000000"/>
          <w:szCs w:val="28"/>
        </w:rPr>
        <w:t>)</w:t>
      </w:r>
      <w:r>
        <w:rPr>
          <w:color w:val="000000"/>
          <w:szCs w:val="28"/>
        </w:rPr>
        <w:t>.</w:t>
      </w:r>
    </w:p>
    <w:p w14:paraId="365ADCD7" w14:textId="77777777" w:rsidR="005B2E89" w:rsidRPr="000F1DCE" w:rsidRDefault="005B2E89" w:rsidP="003857F6">
      <w:pPr>
        <w:spacing w:after="0"/>
        <w:rPr>
          <w:color w:val="000000"/>
          <w:szCs w:val="28"/>
        </w:rPr>
      </w:pPr>
    </w:p>
    <w:p w14:paraId="19D3710B" w14:textId="6B0B3557" w:rsidR="005B2E89" w:rsidRPr="006A023A" w:rsidRDefault="006A023A" w:rsidP="006A023A">
      <w:pPr>
        <w:spacing w:after="0"/>
        <w:ind w:firstLine="0"/>
        <w:jc w:val="center"/>
        <w:rPr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22A820" wp14:editId="00CBA1B7">
            <wp:extent cx="5939790" cy="37109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A9BF" w14:textId="0712B667" w:rsidR="00761E95" w:rsidRPr="003857F6" w:rsidRDefault="003857F6" w:rsidP="003857F6">
      <w:pPr>
        <w:ind w:firstLine="0"/>
        <w:jc w:val="center"/>
        <w:rPr>
          <w:color w:val="000000"/>
          <w:sz w:val="24"/>
          <w:szCs w:val="24"/>
        </w:rPr>
      </w:pPr>
      <w:r w:rsidRPr="003857F6">
        <w:rPr>
          <w:color w:val="000000"/>
          <w:sz w:val="24"/>
          <w:szCs w:val="24"/>
        </w:rPr>
        <w:t>Рис. 1 Выпуклый выставочный зал</w:t>
      </w:r>
    </w:p>
    <w:p w14:paraId="3CE4F690" w14:textId="1082EE05" w:rsidR="00827741" w:rsidRDefault="00827741" w:rsidP="005F3B09">
      <w:pPr>
        <w:rPr>
          <w:color w:val="000000"/>
          <w:szCs w:val="28"/>
        </w:rPr>
      </w:pPr>
      <w:r>
        <w:rPr>
          <w:color w:val="000000"/>
          <w:szCs w:val="28"/>
        </w:rPr>
        <w:t xml:space="preserve">В художественной галерее, горизонтальная проекция которой имеет </w:t>
      </w:r>
      <w:r w:rsidR="006A023A" w:rsidRPr="006A023A"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t>многоугольника, требуется расставить минимальное количество охранников, которые видят каждую точку этого многоугольника.</w:t>
      </w:r>
    </w:p>
    <w:p w14:paraId="69C8F7F0" w14:textId="020CE63E" w:rsidR="00021C68" w:rsidRPr="00021C68" w:rsidRDefault="00827741" w:rsidP="00021C68">
      <w:pPr>
        <w:rPr>
          <w:color w:val="000000"/>
          <w:szCs w:val="28"/>
        </w:rPr>
      </w:pPr>
      <w:r>
        <w:lastRenderedPageBreak/>
        <w:t xml:space="preserve">Под многоугольником </w:t>
      </w:r>
      <m:oMath>
        <m:r>
          <w:rPr>
            <w:rFonts w:ascii="Cambria Math" w:hAnsi="Cambria Math"/>
            <w:lang w:val="en-US"/>
          </w:rPr>
          <m:t>P</m:t>
        </m:r>
      </m:oMath>
      <w:r w:rsidR="004673A8" w:rsidRPr="004673A8">
        <w:t xml:space="preserve"> </w:t>
      </w:r>
      <w:r>
        <w:t xml:space="preserve">мы понимаем </w:t>
      </w:r>
      <w:r w:rsidR="004673A8">
        <w:t>часть плоскости, ограниченной простой, не самопересекающейся замкнутой ломанной.</w:t>
      </w:r>
      <w:r w:rsidR="004673A8" w:rsidRPr="004673A8">
        <w:t xml:space="preserve"> Для многоугольника </w:t>
      </w:r>
      <m:oMath>
        <m:r>
          <w:rPr>
            <w:rFonts w:ascii="Cambria Math" w:hAnsi="Cambria Math"/>
          </w:rPr>
          <m:t>P</m:t>
        </m:r>
      </m:oMath>
      <w:r w:rsidR="004673A8" w:rsidRPr="004673A8">
        <w:t xml:space="preserve"> и целого минимально возможного числа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требуется решить, существует ли </w:t>
      </w:r>
      <w:r w:rsidR="004673A8">
        <w:t>множество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</m:oMath>
      <w:r w:rsidR="004673A8" w:rsidRPr="004673A8">
        <w:t xml:space="preserve"> из </w:t>
      </w:r>
      <m:oMath>
        <m:r>
          <w:rPr>
            <w:rFonts w:ascii="Cambria Math" w:hAnsi="Cambria Math"/>
          </w:rPr>
          <m:t>k</m:t>
        </m:r>
      </m:oMath>
      <w:r w:rsidR="004673A8" w:rsidRPr="004673A8">
        <w:t xml:space="preserve"> охранников внутри </w:t>
      </w:r>
      <m:oMath>
        <m:r>
          <w:rPr>
            <w:rFonts w:ascii="Cambria Math" w:hAnsi="Cambria Math"/>
          </w:rPr>
          <m:t>P</m:t>
        </m:r>
      </m:oMath>
      <w:r w:rsidR="004673A8" w:rsidRPr="004673A8">
        <w:t>, такой, что</w:t>
      </w:r>
      <w:r w:rsidR="00922A86" w:rsidRPr="00922A86">
        <w:t xml:space="preserve"> </w:t>
      </w:r>
      <w:r w:rsidR="004673A8" w:rsidRPr="004673A8">
        <w:t xml:space="preserve">каждая точка </w:t>
      </w:r>
      <m:oMath>
        <m:r>
          <w:rPr>
            <w:rFonts w:ascii="Cambria Math" w:hAnsi="Cambria Math"/>
          </w:rPr>
          <m:t>p∈P</m:t>
        </m:r>
      </m:oMath>
      <w:r w:rsidR="004673A8" w:rsidRPr="004673A8">
        <w:t xml:space="preserve"> </w:t>
      </w:r>
      <w:r w:rsidR="004673A8" w:rsidRPr="004673A8">
        <w:rPr>
          <w:rFonts w:cs="Times New Roman"/>
        </w:rPr>
        <w:t>видна</w:t>
      </w:r>
      <w:r w:rsidR="004673A8" w:rsidRPr="004673A8">
        <w:t xml:space="preserve"> </w:t>
      </w:r>
      <w:r w:rsidR="004673A8" w:rsidRPr="004673A8">
        <w:rPr>
          <w:rFonts w:cs="Times New Roman"/>
        </w:rPr>
        <w:t>хотя</w:t>
      </w:r>
      <w:r w:rsidR="004673A8" w:rsidRPr="004673A8">
        <w:t xml:space="preserve"> </w:t>
      </w:r>
      <w:r w:rsidR="004673A8" w:rsidRPr="004673A8">
        <w:rPr>
          <w:rFonts w:cs="Times New Roman"/>
        </w:rPr>
        <w:t>бы</w:t>
      </w:r>
      <w:r w:rsidR="004673A8" w:rsidRPr="004673A8">
        <w:t xml:space="preserve"> </w:t>
      </w:r>
      <w:r w:rsidR="004673A8" w:rsidRPr="004673A8">
        <w:rPr>
          <w:rFonts w:cs="Times New Roman"/>
        </w:rPr>
        <w:t>одному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охраннику</w:t>
      </w:r>
      <w:r w:rsidR="004673A8" w:rsidRPr="004673A8">
        <w:t xml:space="preserve">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G</m:t>
        </m:r>
      </m:oMath>
      <w:r w:rsidR="004673A8" w:rsidRPr="004673A8">
        <w:t xml:space="preserve">. </w:t>
      </w:r>
      <w:r w:rsidR="004673A8" w:rsidRPr="004673A8">
        <w:rPr>
          <w:rFonts w:cs="Times New Roman"/>
        </w:rPr>
        <w:t>Каждый</w:t>
      </w:r>
      <w:r w:rsidR="004673A8" w:rsidRPr="004673A8">
        <w:t xml:space="preserve"> </w:t>
      </w:r>
      <w:r w:rsidR="004673A8" w:rsidRPr="004673A8">
        <w:rPr>
          <w:rFonts w:cs="Times New Roman"/>
        </w:rPr>
        <w:t>охранник</w:t>
      </w:r>
      <w:r w:rsidR="004673A8" w:rsidRPr="004673A8">
        <w:t xml:space="preserve"> </w:t>
      </w:r>
      <w:r w:rsidR="004673A8" w:rsidRPr="004673A8">
        <w:rPr>
          <w:rFonts w:cs="Times New Roman"/>
        </w:rPr>
        <w:t>соответствует</w:t>
      </w:r>
      <w:r w:rsidR="004673A8" w:rsidRPr="004673A8">
        <w:t xml:space="preserve"> </w:t>
      </w:r>
      <w:r w:rsidR="004673A8" w:rsidRPr="00855A32">
        <w:rPr>
          <w:color w:val="000000"/>
          <w:szCs w:val="28"/>
        </w:rPr>
        <w:t xml:space="preserve">точке в многоугольнике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и мы говорим, что охранник </w:t>
      </w:r>
      <m:oMath>
        <m:r>
          <w:rPr>
            <w:rFonts w:ascii="Cambria Math" w:hAnsi="Cambria Math"/>
            <w:color w:val="000000"/>
            <w:szCs w:val="28"/>
          </w:rPr>
          <m:t>g</m:t>
        </m:r>
      </m:oMath>
      <w:r w:rsidR="004673A8" w:rsidRPr="00855A32">
        <w:rPr>
          <w:color w:val="000000"/>
          <w:szCs w:val="28"/>
        </w:rPr>
        <w:t xml:space="preserve"> видит точку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 xml:space="preserve">, если отрезок прямой </w:t>
      </w:r>
      <m:oMath>
        <m:r>
          <w:rPr>
            <w:rFonts w:ascii="Cambria Math" w:hAnsi="Cambria Math"/>
            <w:color w:val="000000"/>
            <w:szCs w:val="28"/>
          </w:rPr>
          <m:t>pg</m:t>
        </m:r>
      </m:oMath>
      <w:r w:rsidR="004673A8" w:rsidRPr="00855A32">
        <w:rPr>
          <w:color w:val="000000"/>
          <w:szCs w:val="28"/>
        </w:rPr>
        <w:t xml:space="preserve"> содержится в </w:t>
      </w:r>
      <m:oMath>
        <m:r>
          <w:rPr>
            <w:rFonts w:ascii="Cambria Math" w:hAnsi="Cambria Math"/>
            <w:color w:val="000000"/>
            <w:szCs w:val="28"/>
          </w:rPr>
          <m:t>P</m:t>
        </m:r>
      </m:oMath>
      <w:r w:rsidR="004673A8" w:rsidRPr="00855A32">
        <w:rPr>
          <w:color w:val="000000"/>
          <w:szCs w:val="28"/>
        </w:rPr>
        <w:t>.</w:t>
      </w:r>
    </w:p>
    <w:p w14:paraId="6EA7BADC" w14:textId="38A50640" w:rsidR="006A4B05" w:rsidRDefault="000A2DF9" w:rsidP="006A4B05">
      <w:pPr>
        <w:rPr>
          <w:color w:val="000000"/>
          <w:szCs w:val="28"/>
        </w:rPr>
      </w:pPr>
      <w:r w:rsidRPr="000A2DF9">
        <w:rPr>
          <w:color w:val="000000"/>
          <w:szCs w:val="28"/>
        </w:rPr>
        <w:t xml:space="preserve">Целью данной курсовой работы является </w:t>
      </w:r>
      <w:r w:rsidR="00446212">
        <w:rPr>
          <w:color w:val="000000"/>
          <w:szCs w:val="28"/>
        </w:rPr>
        <w:t xml:space="preserve">исследование и оптимизация существующего алгоритма </w:t>
      </w:r>
      <w:r w:rsidRPr="000A2DF9">
        <w:rPr>
          <w:color w:val="000000"/>
          <w:szCs w:val="28"/>
        </w:rPr>
        <w:t xml:space="preserve">для решения задачи поиска минимального количества охранников. </w:t>
      </w:r>
    </w:p>
    <w:p w14:paraId="32844A9E" w14:textId="57CD00E2" w:rsidR="000A2DF9" w:rsidRPr="000A2DF9" w:rsidRDefault="000A2DF9" w:rsidP="006A4B05">
      <w:pPr>
        <w:rPr>
          <w:color w:val="000000"/>
          <w:szCs w:val="28"/>
        </w:rPr>
      </w:pPr>
      <w:r w:rsidRPr="000A2DF9">
        <w:rPr>
          <w:color w:val="000000"/>
          <w:szCs w:val="28"/>
        </w:rPr>
        <w:t>Для достижения поставленной цели в ходе выполнения курсовой работы необходимо решить следующие задачи:</w:t>
      </w:r>
    </w:p>
    <w:p w14:paraId="03E58573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обзор существующих алгоритмов, направленных на решение задачи охраны музейной галереи, и выявить наиболее эффективные из них.</w:t>
      </w:r>
    </w:p>
    <w:p w14:paraId="64AAE520" w14:textId="776D122B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Скорректировать выбранны</w:t>
      </w:r>
      <w:r w:rsidR="00446212">
        <w:rPr>
          <w:color w:val="000000"/>
          <w:szCs w:val="28"/>
        </w:rPr>
        <w:t xml:space="preserve">й </w:t>
      </w:r>
      <w:r w:rsidRPr="000A2DF9">
        <w:rPr>
          <w:color w:val="000000"/>
          <w:szCs w:val="28"/>
        </w:rPr>
        <w:t>алгоритм</w:t>
      </w:r>
      <w:r w:rsidR="00446212">
        <w:rPr>
          <w:color w:val="000000"/>
          <w:szCs w:val="28"/>
        </w:rPr>
        <w:t xml:space="preserve"> </w:t>
      </w:r>
      <w:r w:rsidRPr="000A2DF9">
        <w:rPr>
          <w:color w:val="000000"/>
          <w:szCs w:val="28"/>
        </w:rPr>
        <w:t>и обосновать их эффективность.</w:t>
      </w:r>
    </w:p>
    <w:p w14:paraId="27DF7CF3" w14:textId="072B49C8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 xml:space="preserve">Разработать программную реализацию </w:t>
      </w:r>
      <w:r w:rsidR="00446212">
        <w:rPr>
          <w:color w:val="000000"/>
          <w:szCs w:val="28"/>
        </w:rPr>
        <w:t>модификации существующего</w:t>
      </w:r>
      <w:r w:rsidRPr="000A2DF9">
        <w:rPr>
          <w:color w:val="000000"/>
          <w:szCs w:val="28"/>
        </w:rPr>
        <w:t xml:space="preserve"> алгоритма.</w:t>
      </w:r>
    </w:p>
    <w:p w14:paraId="66CE0BC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Провести тестирование алгоритма в рамках абстрактной модели.</w:t>
      </w:r>
    </w:p>
    <w:p w14:paraId="3C118B0B" w14:textId="7777777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Адаптировать программу к реальной модели и провести дополнительные тесты.</w:t>
      </w:r>
    </w:p>
    <w:p w14:paraId="46620168" w14:textId="32DF06F7" w:rsidR="000A2DF9" w:rsidRDefault="000A2DF9" w:rsidP="000A2DF9">
      <w:pPr>
        <w:pStyle w:val="a4"/>
        <w:numPr>
          <w:ilvl w:val="0"/>
          <w:numId w:val="8"/>
        </w:numPr>
        <w:rPr>
          <w:color w:val="000000"/>
          <w:szCs w:val="28"/>
        </w:rPr>
      </w:pPr>
      <w:r w:rsidRPr="000A2DF9">
        <w:rPr>
          <w:color w:val="000000"/>
          <w:szCs w:val="28"/>
        </w:rPr>
        <w:t>Разработать графический интерфейс для удобства использования программы.</w:t>
      </w:r>
    </w:p>
    <w:p w14:paraId="48DA07E8" w14:textId="77777777" w:rsidR="006A4B05" w:rsidRDefault="006A4B05" w:rsidP="006A4B05">
      <w:pPr>
        <w:rPr>
          <w:color w:val="000000"/>
          <w:szCs w:val="28"/>
        </w:rPr>
      </w:pPr>
    </w:p>
    <w:p w14:paraId="51560EFF" w14:textId="77777777" w:rsidR="006A4B05" w:rsidRDefault="006A4B05" w:rsidP="006A4B05">
      <w:pPr>
        <w:rPr>
          <w:color w:val="000000"/>
          <w:szCs w:val="28"/>
        </w:rPr>
      </w:pPr>
    </w:p>
    <w:p w14:paraId="693D791E" w14:textId="77777777" w:rsidR="006A4B05" w:rsidRDefault="006A4B05" w:rsidP="006A4B05">
      <w:pPr>
        <w:rPr>
          <w:color w:val="000000"/>
          <w:szCs w:val="28"/>
        </w:rPr>
      </w:pPr>
    </w:p>
    <w:p w14:paraId="5B96FD2D" w14:textId="366A0A3A" w:rsidR="00021C68" w:rsidRPr="00021C68" w:rsidRDefault="00FA1ED8" w:rsidP="00021C68">
      <w:pPr>
        <w:ind w:firstLine="0"/>
        <w:rPr>
          <w:color w:val="000000"/>
          <w:szCs w:val="28"/>
        </w:rPr>
      </w:pPr>
      <w:r w:rsidRPr="00855A32">
        <w:rPr>
          <w:color w:val="000000"/>
          <w:szCs w:val="28"/>
        </w:rPr>
        <w:br w:type="page"/>
      </w:r>
    </w:p>
    <w:p w14:paraId="5C92A533" w14:textId="06C1B797" w:rsidR="005F3B09" w:rsidRDefault="00FA1ED8" w:rsidP="00FA1ED8">
      <w:pPr>
        <w:pStyle w:val="1"/>
      </w:pPr>
      <w:bookmarkStart w:id="96" w:name="_Toc193759407"/>
      <w:r>
        <w:lastRenderedPageBreak/>
        <w:t>1. Аналитическая часть</w:t>
      </w:r>
      <w:bookmarkEnd w:id="96"/>
    </w:p>
    <w:p w14:paraId="03B5DA8B" w14:textId="2D59BA60" w:rsidR="00FA1ED8" w:rsidRDefault="00FA1ED8" w:rsidP="00FA1ED8">
      <w:pPr>
        <w:pStyle w:val="2"/>
      </w:pPr>
      <w:bookmarkStart w:id="97" w:name="_Toc193759408"/>
      <w:r>
        <w:t>1.1. Обзор существующих алгоритмов</w:t>
      </w:r>
      <w:bookmarkEnd w:id="97"/>
    </w:p>
    <w:p w14:paraId="37938414" w14:textId="1D7C9EAA" w:rsidR="00DB3DD8" w:rsidRDefault="00DB3DD8" w:rsidP="00DB3DD8">
      <w:pPr>
        <w:pStyle w:val="3"/>
      </w:pPr>
      <w:bookmarkStart w:id="98" w:name="_Toc193759409"/>
      <w:r w:rsidRPr="00DB3DD8">
        <w:t>1.1.</w:t>
      </w:r>
      <w:r w:rsidR="006A4B05">
        <w:t>1</w:t>
      </w:r>
      <w:r w:rsidRPr="00DB3DD8">
        <w:t xml:space="preserve">. </w:t>
      </w:r>
      <w:r w:rsidR="006A4B05">
        <w:t>Алгоритм Хертеля-Менхорна</w:t>
      </w:r>
      <w:bookmarkEnd w:id="98"/>
    </w:p>
    <w:p w14:paraId="40379D8C" w14:textId="3B4F6E5C" w:rsidR="006A4B05" w:rsidRPr="006A4B05" w:rsidRDefault="006A4B05" w:rsidP="006A4B05">
      <w:pPr>
        <w:rPr>
          <w:color w:val="000000"/>
          <w:szCs w:val="28"/>
        </w:rPr>
      </w:pPr>
      <w:r w:rsidRPr="006A4B05">
        <w:rPr>
          <w:color w:val="000000"/>
          <w:szCs w:val="28"/>
        </w:rPr>
        <w:t>Алгоритм разбивает многоугольник на выпуклые части через триангуляцию (например, методом Делоне), удаляет лишние диагонали, сохраняя выпуклость, и расставляет охранников на пересечениях полученных частей.</w:t>
      </w:r>
    </w:p>
    <w:p w14:paraId="68F5FFA1" w14:textId="619ECC8C" w:rsidR="006A4B05" w:rsidRPr="006A4B05" w:rsidRDefault="006A4B05" w:rsidP="006A4B05">
      <w:pPr>
        <w:ind w:firstLine="708"/>
        <w:rPr>
          <w:color w:val="000000"/>
          <w:szCs w:val="28"/>
        </w:rPr>
      </w:pPr>
      <w:r w:rsidRPr="006A4B05">
        <w:rPr>
          <w:color w:val="000000"/>
          <w:szCs w:val="28"/>
        </w:rPr>
        <w:t xml:space="preserve">Сложность алгоритма зависит от этапов: триангуляция </w:t>
      </w:r>
      <w:r w:rsidRPr="006A023A">
        <w:rPr>
          <w:color w:val="000000"/>
          <w:szCs w:val="28"/>
        </w:rPr>
        <w:t xml:space="preserve">–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  <w:color w:val="000000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color w:val="000000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color w:val="000000"/>
                    <w:szCs w:val="28"/>
                  </w:rPr>
                  <m:t>n</m:t>
                </m:r>
              </m:e>
            </m:func>
          </m:e>
        </m:d>
      </m:oMath>
      <w:r w:rsidRPr="006A4B05">
        <w:rPr>
          <w:color w:val="000000"/>
          <w:szCs w:val="28"/>
        </w:rPr>
        <w:t xml:space="preserve">, удаление диагоналей </w:t>
      </w:r>
      <w:r w:rsidRPr="006A023A">
        <w:rPr>
          <w:color w:val="000000"/>
          <w:szCs w:val="28"/>
        </w:rPr>
        <w:t>–</w:t>
      </w:r>
      <w:r w:rsidRPr="006A4B05">
        <w:rPr>
          <w:color w:val="000000"/>
          <w:szCs w:val="28"/>
        </w:rPr>
        <w:t xml:space="preserve">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</m:e>
        </m:d>
      </m:oMath>
      <w:r w:rsidRPr="006A4B05">
        <w:rPr>
          <w:color w:val="000000"/>
          <w:szCs w:val="28"/>
        </w:rPr>
        <w:t xml:space="preserve">, расстановка охранников </w:t>
      </w:r>
      <w:r w:rsidRPr="006A023A">
        <w:rPr>
          <w:color w:val="000000"/>
          <w:szCs w:val="28"/>
        </w:rPr>
        <w:t xml:space="preserve">–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Cs w:val="28"/>
              </w:rPr>
              <m:t>n</m:t>
            </m:r>
          </m:e>
        </m:d>
      </m:oMath>
      <w:r w:rsidRPr="006A4B05">
        <w:rPr>
          <w:color w:val="000000"/>
          <w:szCs w:val="28"/>
        </w:rPr>
        <w:t xml:space="preserve">, где </w:t>
      </w:r>
      <m:oMath>
        <m:r>
          <w:rPr>
            <w:rFonts w:ascii="Cambria Math" w:hAnsi="Cambria Math"/>
            <w:color w:val="000000"/>
            <w:szCs w:val="28"/>
          </w:rPr>
          <m:t>n</m:t>
        </m:r>
      </m:oMath>
      <w:r w:rsidRPr="006A4B05">
        <w:rPr>
          <w:color w:val="000000"/>
          <w:szCs w:val="28"/>
        </w:rPr>
        <w:t xml:space="preserve"> </w:t>
      </w:r>
      <w:r w:rsidRPr="006A023A">
        <w:rPr>
          <w:color w:val="000000"/>
          <w:szCs w:val="28"/>
        </w:rPr>
        <w:t xml:space="preserve">– </w:t>
      </w:r>
      <w:r w:rsidRPr="006A4B05">
        <w:rPr>
          <w:color w:val="000000"/>
          <w:szCs w:val="28"/>
        </w:rPr>
        <w:t>количество вершин многоугольника.</w:t>
      </w:r>
    </w:p>
    <w:p w14:paraId="5DE18F3A" w14:textId="14B8FCD8" w:rsidR="00B452D9" w:rsidRDefault="006A4B05" w:rsidP="007874D0">
      <w:pPr>
        <w:ind w:firstLine="708"/>
        <w:rPr>
          <w:color w:val="000000"/>
          <w:szCs w:val="28"/>
        </w:rPr>
      </w:pPr>
      <w:r w:rsidRPr="006A4B05">
        <w:rPr>
          <w:color w:val="000000"/>
          <w:szCs w:val="28"/>
        </w:rPr>
        <w:t>Алгоритм эффективно минимизирует количество выпуклых частей и охранников, обеспечивая оптимальное покрытие многоугольника.</w:t>
      </w:r>
    </w:p>
    <w:p w14:paraId="4AF1D9D1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2E550BB0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2A26B792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51177661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0F2F8C0F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2155361E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5FE45E02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681EA9E6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7CC23FFF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734B3070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37E48344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27E43665" w14:textId="77777777" w:rsidR="007874D0" w:rsidRDefault="007874D0" w:rsidP="007874D0">
      <w:pPr>
        <w:ind w:firstLine="708"/>
        <w:rPr>
          <w:color w:val="000000"/>
          <w:szCs w:val="28"/>
        </w:rPr>
      </w:pPr>
    </w:p>
    <w:p w14:paraId="07855166" w14:textId="5140782E" w:rsidR="007874D0" w:rsidRDefault="007874D0" w:rsidP="007874D0">
      <w:pPr>
        <w:pStyle w:val="3"/>
      </w:pPr>
      <w:bookmarkStart w:id="99" w:name="_Toc193759410"/>
      <w:r>
        <w:lastRenderedPageBreak/>
        <w:t xml:space="preserve">1.1.2. Алгоритм </w:t>
      </w:r>
      <w:r w:rsidRPr="007874D0">
        <w:t>Кранцлера</w:t>
      </w:r>
      <w:r>
        <w:t>-</w:t>
      </w:r>
      <w:r w:rsidRPr="007874D0">
        <w:t>Крюгера</w:t>
      </w:r>
      <w:bookmarkEnd w:id="99"/>
    </w:p>
    <w:p w14:paraId="62D529AF" w14:textId="77777777" w:rsidR="007874D0" w:rsidRPr="007874D0" w:rsidRDefault="007874D0" w:rsidP="007874D0">
      <w:pPr>
        <w:ind w:firstLine="708"/>
        <w:rPr>
          <w:color w:val="000000"/>
          <w:szCs w:val="28"/>
        </w:rPr>
      </w:pPr>
      <w:r w:rsidRPr="007874D0">
        <w:rPr>
          <w:color w:val="000000"/>
          <w:szCs w:val="28"/>
        </w:rPr>
        <w:t>Алгоритм Кранцлера и Крюгера строит триангуляцию многоугольника (например, методом Делоне), затем создаёт граф покрытия, где вершины — возможные позиции охранников.</w:t>
      </w:r>
    </w:p>
    <w:p w14:paraId="26AD1749" w14:textId="77777777" w:rsidR="007874D0" w:rsidRPr="007874D0" w:rsidRDefault="007874D0" w:rsidP="007874D0">
      <w:pPr>
        <w:ind w:firstLine="708"/>
        <w:rPr>
          <w:color w:val="000000"/>
          <w:szCs w:val="28"/>
        </w:rPr>
      </w:pPr>
      <w:r w:rsidRPr="007874D0">
        <w:rPr>
          <w:color w:val="000000"/>
          <w:szCs w:val="28"/>
        </w:rPr>
        <w:t>Далее алгоритм перебирает подмножества вершин, проверяя, какие из них обеспечивают полный обзор, и выбирает минимальное возможное покрытие.</w:t>
      </w:r>
    </w:p>
    <w:p w14:paraId="596316E5" w14:textId="526183C5" w:rsidR="007874D0" w:rsidRPr="007874D0" w:rsidRDefault="007874D0" w:rsidP="007874D0">
      <w:pPr>
        <w:ind w:firstLine="708"/>
        <w:rPr>
          <w:color w:val="000000"/>
          <w:szCs w:val="28"/>
        </w:rPr>
      </w:pPr>
      <w:r w:rsidRPr="007874D0">
        <w:rPr>
          <w:color w:val="000000"/>
          <w:szCs w:val="28"/>
        </w:rPr>
        <w:t xml:space="preserve">Сложность алгоритма </w:t>
      </w:r>
      <w:r w:rsidR="0005518B" w:rsidRPr="007874D0">
        <w:rPr>
          <w:color w:val="000000"/>
          <w:szCs w:val="28"/>
        </w:rPr>
        <w:t>экспоненциальная</w:t>
      </w:r>
      <w:r w:rsidRPr="007874D0">
        <w:rPr>
          <w:color w:val="000000"/>
          <w:szCs w:val="28"/>
        </w:rPr>
        <w:t xml:space="preserve"> </w:t>
      </w:r>
      <w:r w:rsidRPr="007874D0">
        <w:rPr>
          <w:b/>
          <w:bCs/>
          <w:color w:val="000000"/>
          <w:szCs w:val="28"/>
        </w:rPr>
        <w:t>O(2ⁿ)</w:t>
      </w:r>
      <w:r w:rsidRPr="007874D0">
        <w:rPr>
          <w:color w:val="000000"/>
          <w:szCs w:val="28"/>
        </w:rPr>
        <w:t xml:space="preserve">, так как приходится проверять все возможные расстановки охранников, где </w:t>
      </w:r>
      <w:r w:rsidRPr="007874D0">
        <w:rPr>
          <w:b/>
          <w:bCs/>
          <w:color w:val="000000"/>
          <w:szCs w:val="28"/>
        </w:rPr>
        <w:t>n</w:t>
      </w:r>
      <w:r w:rsidRPr="007874D0">
        <w:rPr>
          <w:color w:val="000000"/>
          <w:szCs w:val="28"/>
        </w:rPr>
        <w:t xml:space="preserve"> — количество потенциальных позиций.</w:t>
      </w:r>
    </w:p>
    <w:p w14:paraId="26FEB0FD" w14:textId="43DF9324" w:rsidR="00B452D9" w:rsidRDefault="007874D0" w:rsidP="007874D0">
      <w:pPr>
        <w:ind w:firstLine="708"/>
        <w:rPr>
          <w:color w:val="000000"/>
          <w:szCs w:val="28"/>
        </w:rPr>
      </w:pPr>
      <w:r w:rsidRPr="007874D0">
        <w:rPr>
          <w:color w:val="000000"/>
          <w:szCs w:val="28"/>
        </w:rPr>
        <w:t>Метод гарантирует нахождение оптимального решения, но из-за высокой сложности применяется только для небольших многоугольников.</w:t>
      </w:r>
    </w:p>
    <w:p w14:paraId="4E1E107A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5ACDFB44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00A39F92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04724C6D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581AA804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2414EA96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0EDA2078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19201409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5E6C0E1A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4B857738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3956B2B5" w14:textId="77777777" w:rsidR="00215084" w:rsidRDefault="00215084" w:rsidP="007874D0">
      <w:pPr>
        <w:ind w:firstLine="708"/>
        <w:rPr>
          <w:color w:val="000000"/>
          <w:szCs w:val="28"/>
        </w:rPr>
      </w:pPr>
    </w:p>
    <w:p w14:paraId="0DFFA967" w14:textId="7499C181" w:rsidR="00B452D9" w:rsidRPr="00FA3C34" w:rsidRDefault="00B452D9" w:rsidP="00B452D9">
      <w:pPr>
        <w:pStyle w:val="3"/>
      </w:pPr>
      <w:bookmarkStart w:id="100" w:name="_Toc193759411"/>
      <w:r>
        <w:lastRenderedPageBreak/>
        <w:t>1.1.</w:t>
      </w:r>
      <w:r w:rsidR="007874D0">
        <w:t>3</w:t>
      </w:r>
      <w:r>
        <w:t>. Алгоритм Г</w:t>
      </w:r>
      <w:r w:rsidR="00215084">
        <w:t>х</w:t>
      </w:r>
      <w:r>
        <w:t>оша</w:t>
      </w:r>
      <w:bookmarkEnd w:id="100"/>
    </w:p>
    <w:p w14:paraId="5BEE277D" w14:textId="2F1C5468" w:rsidR="00FA3C34" w:rsidRPr="00FA3C34" w:rsidRDefault="00FA3C34" w:rsidP="00FA3C34">
      <w:r>
        <w:t>Разбивает многоугольник на компоненты видимости через построение полного графа, часть полученных многоугольников, находящихся вне границы многоугольника, откидываются.</w:t>
      </w:r>
    </w:p>
    <w:p w14:paraId="3F20F8D9" w14:textId="71DCC6EE" w:rsidR="00FA3C34" w:rsidRDefault="00FA3C34" w:rsidP="00B452D9">
      <w:pPr>
        <w:ind w:firstLine="708"/>
      </w:pPr>
      <w:r>
        <w:t>Далее мы для каждой вершины жадным алгоритмом покрытия множеств ищем минимальное количество вершин видящих максимальное количество компонент видимости.</w:t>
      </w:r>
    </w:p>
    <w:p w14:paraId="2850E1FC" w14:textId="34556B5F" w:rsidR="00FA3C34" w:rsidRDefault="00FA3C34" w:rsidP="0005518B">
      <w:pPr>
        <w:ind w:firstLine="708"/>
      </w:pPr>
      <w:r>
        <w:t>Сложность</w:t>
      </w:r>
      <w:r w:rsidRPr="00FA3C34">
        <w:t xml:space="preserve"> </w:t>
      </w:r>
      <w:r>
        <w:t xml:space="preserve">апроксимационного алгоритма </w:t>
      </w:r>
      <m:oMath>
        <m:r>
          <w:rPr>
            <w:rFonts w:ascii="Cambria Math" w:hAnsi="Cambria Math"/>
            <w:color w:val="000000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</w:rPr>
                  <m:t>4</m:t>
                </m:r>
              </m:sup>
            </m:sSup>
            <m:func>
              <m:funcPr>
                <m:ctrlPr>
                  <w:ins w:id="101" w:author="Степашка Модняш" w:date="2025-03-25T00:23:00Z">
                    <w:rPr>
                      <w:rFonts w:ascii="Cambria Math" w:hAnsi="Cambria Math"/>
                      <w:i/>
                      <w:color w:val="000000"/>
                      <w:szCs w:val="28"/>
                    </w:rPr>
                  </w:ins>
                </m:ctrlPr>
              </m:funcPr>
              <m:fName>
                <m:r>
                  <w:ins w:id="102" w:author="Степашка Модняш" w:date="2025-03-25T00:23:00Z"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Cs w:val="28"/>
                    </w:rPr>
                    <m:t>log</m:t>
                  </w:ins>
                </m:r>
              </m:fName>
              <m:e>
                <m:r>
                  <w:ins w:id="103" w:author="Степашка Модняш" w:date="2025-03-25T00:23:00Z">
                    <w:rPr>
                      <w:rFonts w:ascii="Cambria Math" w:hAnsi="Cambria Math"/>
                      <w:color w:val="000000"/>
                      <w:szCs w:val="28"/>
                    </w:rPr>
                    <m:t>n</m:t>
                  </w:ins>
                </m:r>
              </m:e>
            </m:func>
            <m:func>
              <m:funcPr>
                <m:ctrlPr>
                  <w:del w:id="104" w:author="Степашка Модняш" w:date="2025-03-25T00:23:00Z">
                    <w:rPr>
                      <w:rFonts w:ascii="Cambria Math" w:hAnsi="Cambria Math"/>
                      <w:i/>
                      <w:color w:val="000000"/>
                      <w:szCs w:val="28"/>
                    </w:rPr>
                  </w:del>
                </m:ctrlPr>
              </m:funcPr>
              <m:fName>
                <m:r>
                  <w:del w:id="105" w:author="Степашка Модняш" w:date="2025-03-25T00:23:00Z">
                    <w:rPr>
                      <w:rFonts w:ascii="Cambria Math" w:hAnsi="Cambria Math"/>
                      <w:color w:val="000000"/>
                      <w:szCs w:val="28"/>
                    </w:rPr>
                    <m:t>log</m:t>
                  </w:del>
                </m:r>
              </m:fName>
              <m:e>
                <m:r>
                  <w:del w:id="106" w:author="Степашка Модняш" w:date="2025-03-25T00:23:00Z">
                    <w:rPr>
                      <w:rFonts w:ascii="Cambria Math" w:hAnsi="Cambria Math"/>
                      <w:color w:val="000000"/>
                      <w:szCs w:val="28"/>
                    </w:rPr>
                    <m:t>n</m:t>
                  </w:del>
                </m:r>
              </m:e>
            </m:func>
          </m:e>
        </m:d>
      </m:oMath>
      <w:r>
        <w:rPr>
          <w:color w:val="000000"/>
          <w:szCs w:val="28"/>
        </w:rPr>
        <w:t>.</w:t>
      </w:r>
      <w:r w:rsidRPr="00FA3C34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Аппроксимация возникает из-за того, что одно из лучших решений (с точки зрения</w:t>
      </w:r>
      <w:r w:rsidR="0005518B">
        <w:rPr>
          <w:color w:val="000000"/>
          <w:szCs w:val="28"/>
        </w:rPr>
        <w:t xml:space="preserve"> сложности) для жадного алгоритма дает только приближенное решение.</w:t>
      </w:r>
    </w:p>
    <w:p w14:paraId="6213AED3" w14:textId="77777777" w:rsidR="0005518B" w:rsidRDefault="0005518B" w:rsidP="0005518B">
      <w:pPr>
        <w:ind w:firstLine="708"/>
      </w:pPr>
    </w:p>
    <w:p w14:paraId="74536C24" w14:textId="77777777" w:rsidR="0005518B" w:rsidRDefault="0005518B" w:rsidP="0005518B">
      <w:pPr>
        <w:ind w:firstLine="708"/>
      </w:pPr>
    </w:p>
    <w:p w14:paraId="2C679440" w14:textId="77777777" w:rsidR="0005518B" w:rsidRDefault="0005518B" w:rsidP="0005518B">
      <w:pPr>
        <w:ind w:firstLine="708"/>
      </w:pPr>
    </w:p>
    <w:p w14:paraId="04925333" w14:textId="77777777" w:rsidR="0005518B" w:rsidRDefault="0005518B" w:rsidP="0005518B">
      <w:pPr>
        <w:ind w:firstLine="708"/>
      </w:pPr>
    </w:p>
    <w:p w14:paraId="27135933" w14:textId="77777777" w:rsidR="00446212" w:rsidRDefault="00446212" w:rsidP="00DB3DD8">
      <w:pPr>
        <w:pStyle w:val="2"/>
      </w:pPr>
    </w:p>
    <w:p w14:paraId="41DA793D" w14:textId="77777777" w:rsidR="00446212" w:rsidRDefault="00446212" w:rsidP="00DB3DD8">
      <w:pPr>
        <w:pStyle w:val="2"/>
      </w:pPr>
    </w:p>
    <w:p w14:paraId="57F44D09" w14:textId="77777777" w:rsidR="00446212" w:rsidRDefault="00446212" w:rsidP="00DB3DD8">
      <w:pPr>
        <w:pStyle w:val="2"/>
      </w:pPr>
    </w:p>
    <w:p w14:paraId="197846A1" w14:textId="77777777" w:rsidR="00446212" w:rsidRDefault="00446212" w:rsidP="00DB3DD8">
      <w:pPr>
        <w:pStyle w:val="2"/>
      </w:pPr>
    </w:p>
    <w:p w14:paraId="57DB2D4F" w14:textId="77777777" w:rsidR="00446212" w:rsidRDefault="00446212" w:rsidP="00DB3DD8">
      <w:pPr>
        <w:pStyle w:val="2"/>
      </w:pPr>
    </w:p>
    <w:p w14:paraId="4BF80DC7" w14:textId="77777777" w:rsidR="00446212" w:rsidRDefault="00446212" w:rsidP="00DB3DD8">
      <w:pPr>
        <w:pStyle w:val="2"/>
      </w:pPr>
    </w:p>
    <w:p w14:paraId="5562D5BA" w14:textId="77777777" w:rsidR="00446212" w:rsidRDefault="00446212" w:rsidP="00DB3DD8">
      <w:pPr>
        <w:pStyle w:val="2"/>
      </w:pPr>
    </w:p>
    <w:p w14:paraId="2F8C6DA5" w14:textId="77777777" w:rsidR="00446212" w:rsidRPr="00446212" w:rsidRDefault="00446212" w:rsidP="00446212"/>
    <w:p w14:paraId="1D9AE18E" w14:textId="77777777" w:rsidR="00446212" w:rsidRPr="00446212" w:rsidRDefault="00446212" w:rsidP="00446212"/>
    <w:p w14:paraId="73F2DBD1" w14:textId="0265893C" w:rsidR="00DB3DD8" w:rsidRDefault="00DB3DD8" w:rsidP="00DB3DD8">
      <w:pPr>
        <w:pStyle w:val="2"/>
      </w:pPr>
      <w:bookmarkStart w:id="107" w:name="_Toc193759412"/>
      <w:r>
        <w:lastRenderedPageBreak/>
        <w:t xml:space="preserve">1.2. </w:t>
      </w:r>
      <w:r w:rsidR="00BC4468">
        <w:t>Алгоритм Гхоша</w:t>
      </w:r>
      <w:bookmarkEnd w:id="107"/>
    </w:p>
    <w:p w14:paraId="1B6EAD71" w14:textId="01B9FF50" w:rsidR="00324FE3" w:rsidRDefault="00DB3DD8" w:rsidP="00EF3D5B">
      <w:pPr>
        <w:pStyle w:val="3"/>
      </w:pPr>
      <w:bookmarkStart w:id="108" w:name="_Toc193759413"/>
      <w:r>
        <w:t>1.2.1. Доказательство корректности алгоритма</w:t>
      </w:r>
      <w:bookmarkEnd w:id="108"/>
    </w:p>
    <w:p w14:paraId="25CEE893" w14:textId="41B6CB0A" w:rsidR="00E570BC" w:rsidRDefault="00E570BC" w:rsidP="00E570BC">
      <w:r w:rsidRPr="00E570BC">
        <w:t>Согласно теореме о художественной галерее (</w:t>
      </w:r>
      <w:r w:rsidR="00B35EA5" w:rsidRPr="001D5C3F">
        <w:t>Чватала</w:t>
      </w:r>
      <w:r w:rsidRPr="00E570BC">
        <w:t>, 1975), для любого веерного многоугольника</w:t>
      </w:r>
      <w:ins w:id="109" w:author="Степашка Модняш" w:date="2025-03-25T01:30:00Z">
        <w:r w:rsidR="00520AD4">
          <w:t xml:space="preserve"> (рис. 2)</w:t>
        </w:r>
      </w:ins>
      <w:r w:rsidRPr="00E570BC">
        <w:t xml:space="preserve"> достаточно одного охранника. Следовательно, разбиение произвольного простого многоугольника на веерные подмногоугольники позволяет получить оценку минимального количества охранников, необходимых для полного контроля исходной фигуры.</w:t>
      </w:r>
    </w:p>
    <w:p w14:paraId="73294857" w14:textId="47D78E99" w:rsidR="00520AD4" w:rsidRDefault="00520AD4" w:rsidP="00520AD4">
      <w:pPr>
        <w:ind w:firstLine="0"/>
        <w:jc w:val="center"/>
        <w:rPr>
          <w:ins w:id="110" w:author="Степашка Модняш" w:date="2025-03-25T01:28:00Z"/>
        </w:rPr>
      </w:pPr>
      <w:ins w:id="111" w:author="Степашка Модняш" w:date="2025-03-25T01:28:00Z">
        <w:r w:rsidRPr="00520AD4">
          <w:rPr>
            <w:noProof/>
          </w:rPr>
          <w:drawing>
            <wp:inline distT="0" distB="0" distL="0" distR="0" wp14:anchorId="33866344" wp14:editId="0028FB52">
              <wp:extent cx="3838575" cy="3752283"/>
              <wp:effectExtent l="0" t="0" r="0" b="635"/>
              <wp:docPr id="4" name="Рисунок 3" descr="Изображение выглядит как линия, круг&#10;&#10;Автоматически созданное описание">
                <a:extLst xmlns:a="http://schemas.openxmlformats.org/drawingml/2006/main">
                  <a:ext uri="{FF2B5EF4-FFF2-40B4-BE49-F238E27FC236}">
                    <a16:creationId xmlns:a16="http://schemas.microsoft.com/office/drawing/2014/main" id="{36CA5531-0CC4-A435-C571-D03258964374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Рисунок 3" descr="Изображение выглядит как линия, круг&#10;&#10;Автоматически созданное описание">
                        <a:extLst>
                          <a:ext uri="{FF2B5EF4-FFF2-40B4-BE49-F238E27FC236}">
                            <a16:creationId xmlns:a16="http://schemas.microsoft.com/office/drawing/2014/main" id="{36CA5531-0CC4-A435-C571-D03258964374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57803" cy="37710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513B4F6" w14:textId="54B63986" w:rsidR="00520AD4" w:rsidRPr="00520AD4" w:rsidRDefault="00520AD4">
      <w:pPr>
        <w:ind w:firstLine="0"/>
        <w:jc w:val="center"/>
        <w:rPr>
          <w:sz w:val="24"/>
          <w:szCs w:val="24"/>
          <w:rPrChange w:id="112" w:author="Степашка Модняш" w:date="2025-03-25T01:29:00Z">
            <w:rPr/>
          </w:rPrChange>
        </w:rPr>
        <w:pPrChange w:id="113" w:author="Степашка Модняш" w:date="2025-03-25T01:28:00Z">
          <w:pPr/>
        </w:pPrChange>
      </w:pPr>
      <w:ins w:id="114" w:author="Степашка Модняш" w:date="2025-03-25T01:28:00Z">
        <w:r w:rsidRPr="00520AD4">
          <w:rPr>
            <w:sz w:val="24"/>
            <w:szCs w:val="24"/>
            <w:rPrChange w:id="115" w:author="Степашка Модняш" w:date="2025-03-25T01:29:00Z">
              <w:rPr/>
            </w:rPrChange>
          </w:rPr>
          <w:t>Рис. 2 Веерный многоугольник</w:t>
        </w:r>
      </w:ins>
    </w:p>
    <w:p w14:paraId="54E89EE6" w14:textId="77777777" w:rsidR="00B35EA5" w:rsidRDefault="00B35EA5" w:rsidP="00B35EA5">
      <w:pPr>
        <w:ind w:firstLine="0"/>
      </w:pPr>
      <w:r w:rsidRPr="001D5C3F">
        <w:rPr>
          <w:b/>
          <w:bCs/>
        </w:rPr>
        <w:t>Утверждение 1</w:t>
      </w:r>
      <w:r w:rsidRPr="001D5C3F">
        <w:t> (Следствие теоремы Чватала).</w:t>
      </w:r>
      <w:r>
        <w:t xml:space="preserve"> </w:t>
      </w:r>
    </w:p>
    <w:p w14:paraId="5875965D" w14:textId="719A6C04" w:rsidR="001D5C3F" w:rsidRDefault="001D5C3F" w:rsidP="009D209E">
      <w:pPr>
        <w:ind w:firstLine="708"/>
      </w:pPr>
      <w:r w:rsidRPr="001D5C3F">
        <w:t>Если</w:t>
      </w:r>
      <w:bookmarkStart w:id="116" w:name="_Hlk193751749"/>
      <w:r w:rsidR="00E01AB7" w:rsidRPr="00E01AB7">
        <w:t xml:space="preserve"> </w:t>
      </w:r>
      <m:oMath>
        <m:r>
          <w:rPr>
            <w:rFonts w:ascii="Cambria Math" w:hAnsi="Cambria Math"/>
          </w:rPr>
          <m:t>P</m:t>
        </m:r>
      </m:oMath>
      <w:bookmarkEnd w:id="116"/>
      <w:r w:rsidR="00123B1E" w:rsidRPr="00123B1E">
        <w:t xml:space="preserve"> </w:t>
      </w:r>
      <w:r w:rsidRPr="001D5C3F">
        <w:t>является веерным многоугольником, то </w:t>
      </w:r>
      <m:oMath>
        <m:r>
          <w:rPr>
            <w:rFonts w:ascii="Cambria Math" w:hAnsi="Cambria Math"/>
          </w:rPr>
          <m:t>∃v∈V(P)</m:t>
        </m:r>
      </m:oMath>
      <w:r w:rsidRPr="001D5C3F">
        <w:t> (его корень), из которого видна</w:t>
      </w:r>
      <w:r w:rsidR="00123B1E" w:rsidRPr="00123B1E">
        <w:t xml:space="preserve"> </w:t>
      </w:r>
      <w:r w:rsidRPr="001D5C3F">
        <w:t>вся внутренность </w:t>
      </w:r>
      <m:oMath>
        <m:r>
          <w:rPr>
            <w:rFonts w:ascii="Cambria Math" w:hAnsi="Cambria Math"/>
          </w:rPr>
          <m:t>P</m:t>
        </m:r>
      </m:oMath>
      <w:r w:rsidRPr="001D5C3F">
        <w:t>.</w:t>
      </w:r>
      <w:r w:rsidR="00CF7B4E" w:rsidRPr="00CF7B4E">
        <w:t xml:space="preserve"> </w:t>
      </w:r>
      <w:r w:rsidRPr="001D5C3F">
        <w:t>Следовательно, для покрытия </w:t>
      </w:r>
      <m:oMath>
        <m:r>
          <w:rPr>
            <w:rFonts w:ascii="Cambria Math" w:hAnsi="Cambria Math"/>
          </w:rPr>
          <m:t>P</m:t>
        </m:r>
      </m:oMath>
      <w:r w:rsidRPr="001D5C3F">
        <w:t> достаточно</w:t>
      </w:r>
      <w:r w:rsidR="008E7BA2" w:rsidRPr="00505741">
        <w:rPr>
          <w:rFonts w:ascii="Cambria Math" w:hAnsi="Cambria Math" w:cs="Cambria Math"/>
          <w:rPrChange w:id="117" w:author="Степашка Модняш" w:date="2025-03-25T00:02:00Z">
            <w:rPr>
              <w:rFonts w:ascii="Cambria Math" w:hAnsi="Cambria Math" w:cs="Cambria Math"/>
              <w:lang w:val="en-US"/>
            </w:rPr>
          </w:rPrChange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hAnsi="Cambria Math" w:cs="Cambria Math"/>
                <w:lang w:val="en-US"/>
              </w:rPr>
              <m:t>S</m:t>
            </m:r>
          </m:e>
        </m:d>
        <m:r>
          <w:rPr>
            <w:rFonts w:ascii="Cambria Math" w:hAnsi="Cambria Math" w:cs="Cambria Math"/>
            <w:rPrChange w:id="118" w:author="Степашка Модняш" w:date="2025-03-25T00:02:00Z">
              <w:rPr>
                <w:rFonts w:ascii="Cambria Math" w:hAnsi="Cambria Math" w:cs="Cambria Math"/>
                <w:lang w:val="en-US"/>
              </w:rPr>
            </w:rPrChange>
          </w:rPr>
          <m:t>=1</m:t>
        </m:r>
      </m:oMath>
      <w:r w:rsidRPr="001D5C3F">
        <w:t>.</w:t>
      </w:r>
    </w:p>
    <w:p w14:paraId="26FE416C" w14:textId="5AB7CE63" w:rsidR="004A321E" w:rsidRDefault="0047643E" w:rsidP="004A321E">
      <w:r w:rsidRPr="0047643E">
        <w:t>По условию задачи, охранники могут располагаться только в вершинах многоугольника. Таким образом, веерные подмногоугольники должны быть построены относительно вершин исходного многоугольника.</w:t>
      </w:r>
    </w:p>
    <w:p w14:paraId="5E4A663E" w14:textId="433504B0" w:rsidR="00AC55AD" w:rsidRPr="006C53E9" w:rsidRDefault="00B600B2" w:rsidP="00AC55AD">
      <w:pPr>
        <w:ind w:firstLine="708"/>
        <w:rPr>
          <w:ins w:id="119" w:author="Степашка Модняш" w:date="2025-03-25T01:40:00Z"/>
          <w:rPrChange w:id="120" w:author="Степашка Модняш" w:date="2025-03-25T01:44:00Z">
            <w:rPr>
              <w:ins w:id="121" w:author="Степашка Модняш" w:date="2025-03-25T01:40:00Z"/>
              <w:lang w:val="en-US"/>
            </w:rPr>
          </w:rPrChange>
        </w:rPr>
      </w:pPr>
      <w:r>
        <w:lastRenderedPageBreak/>
        <w:t xml:space="preserve">Так мы приходим к проблеме оптимального разбиения. </w:t>
      </w:r>
      <w:r w:rsidR="00F5093B" w:rsidRPr="00F5093B">
        <w:t>Основная сложность заключается в эффективном разбиении исходного многоугольника на веерные подмногоугольники. Поскольку универсальный алгоритм такого разбиения для произвольного простого многоугольника неизвестен, требуется метод сборки веерных подмногоугольников из более простых геометрических компонент, полученных в результате декомпозиции.</w:t>
      </w:r>
    </w:p>
    <w:p w14:paraId="5130C20C" w14:textId="43E0A1CC" w:rsidR="00AC55AD" w:rsidRPr="00AC55AD" w:rsidDel="00AC55AD" w:rsidRDefault="00AC55AD">
      <w:pPr>
        <w:ind w:firstLine="0"/>
        <w:jc w:val="center"/>
        <w:rPr>
          <w:del w:id="122" w:author="Степашка Модняш" w:date="2025-03-25T01:41:00Z"/>
          <w:sz w:val="24"/>
          <w:szCs w:val="24"/>
          <w:lang w:val="en-US"/>
          <w:rPrChange w:id="123" w:author="Степашка Модняш" w:date="2025-03-25T01:41:00Z">
            <w:rPr>
              <w:del w:id="124" w:author="Степашка Модняш" w:date="2025-03-25T01:41:00Z"/>
              <w:lang w:val="en-US"/>
            </w:rPr>
          </w:rPrChange>
        </w:rPr>
        <w:pPrChange w:id="125" w:author="Степашка Модняш" w:date="2025-03-25T01:41:00Z">
          <w:pPr>
            <w:ind w:firstLine="708"/>
          </w:pPr>
        </w:pPrChange>
      </w:pPr>
    </w:p>
    <w:p w14:paraId="3A4E0981" w14:textId="5A21F311" w:rsidR="00F5093B" w:rsidRPr="00F5093B" w:rsidRDefault="00F5093B" w:rsidP="00F5093B">
      <w:pPr>
        <w:ind w:firstLine="0"/>
      </w:pPr>
      <w:r>
        <w:t>Определим критерии декомпозиции:</w:t>
      </w:r>
    </w:p>
    <w:p w14:paraId="5ECF7C9F" w14:textId="52C8F30B" w:rsidR="00F5093B" w:rsidRPr="00F5093B" w:rsidRDefault="00F5093B" w:rsidP="00F5093B">
      <w:pPr>
        <w:numPr>
          <w:ilvl w:val="0"/>
          <w:numId w:val="18"/>
        </w:numPr>
      </w:pPr>
      <w:r w:rsidRPr="00F5093B">
        <w:rPr>
          <w:b/>
          <w:bCs/>
        </w:rPr>
        <w:t>Минимизация трудоемкости анализа</w:t>
      </w:r>
      <w:r w:rsidRPr="00F5093B">
        <w:t> –</w:t>
      </w:r>
      <w:r>
        <w:t xml:space="preserve"> </w:t>
      </w:r>
      <w:r w:rsidRPr="00F5093B">
        <w:t>количество элементов разбиения не должно быть избыточным</w:t>
      </w:r>
      <w:r w:rsidR="007B74B6">
        <w:t xml:space="preserve"> (ведет к усложнению анализа разбиения)</w:t>
      </w:r>
      <w:r w:rsidRPr="00F5093B">
        <w:t>.</w:t>
      </w:r>
    </w:p>
    <w:p w14:paraId="142CCFF9" w14:textId="4D98FDD8" w:rsidR="00AC55AD" w:rsidRPr="00AC55AD" w:rsidRDefault="00F5093B" w:rsidP="00AC55AD">
      <w:pPr>
        <w:numPr>
          <w:ilvl w:val="0"/>
          <w:numId w:val="18"/>
        </w:numPr>
        <w:rPr>
          <w:ins w:id="126" w:author="Степашка Модняш" w:date="2025-03-25T01:41:00Z"/>
          <w:rPrChange w:id="127" w:author="Степашка Модняш" w:date="2025-03-25T01:41:00Z">
            <w:rPr>
              <w:ins w:id="128" w:author="Степашка Модняш" w:date="2025-03-25T01:41:00Z"/>
              <w:lang w:val="en-US"/>
            </w:rPr>
          </w:rPrChange>
        </w:rPr>
      </w:pPr>
      <w:r w:rsidRPr="00F5093B">
        <w:rPr>
          <w:b/>
          <w:bCs/>
        </w:rPr>
        <w:t>Сохранение эффективности видимости</w:t>
      </w:r>
      <w:r w:rsidRPr="00F5093B">
        <w:t> – компоненты не должны быть слишком крупными, чтобы не снижать качество контрол</w:t>
      </w:r>
      <w:r w:rsidR="000B5E08">
        <w:t>я</w:t>
      </w:r>
      <w:r w:rsidRPr="00F5093B">
        <w:t>.</w:t>
      </w:r>
    </w:p>
    <w:p w14:paraId="559686B2" w14:textId="77777777" w:rsidR="00AC55AD" w:rsidRPr="00AC55AD" w:rsidRDefault="00AC55AD">
      <w:pPr>
        <w:ind w:firstLine="0"/>
        <w:jc w:val="center"/>
        <w:rPr>
          <w:ins w:id="129" w:author="Степашка Модняш" w:date="2025-03-25T01:41:00Z"/>
          <w:b/>
          <w:bCs/>
          <w:rPrChange w:id="130" w:author="Степашка Модняш" w:date="2025-03-25T01:42:00Z">
            <w:rPr>
              <w:ins w:id="131" w:author="Степашка Модняш" w:date="2025-03-25T01:41:00Z"/>
            </w:rPr>
          </w:rPrChange>
        </w:rPr>
        <w:pPrChange w:id="132" w:author="Степашка Модняш" w:date="2025-03-25T01:42:00Z">
          <w:pPr>
            <w:pStyle w:val="a4"/>
            <w:numPr>
              <w:numId w:val="18"/>
            </w:numPr>
            <w:tabs>
              <w:tab w:val="num" w:pos="720"/>
            </w:tabs>
            <w:ind w:hanging="360"/>
            <w:jc w:val="center"/>
          </w:pPr>
        </w:pPrChange>
      </w:pPr>
      <w:ins w:id="133" w:author="Степашка Модняш" w:date="2025-03-25T01:41:00Z">
        <w:r w:rsidRPr="00520AD4">
          <w:rPr>
            <w:noProof/>
          </w:rPr>
          <w:drawing>
            <wp:inline distT="0" distB="0" distL="0" distR="0" wp14:anchorId="25FB5956" wp14:editId="168BBB04">
              <wp:extent cx="2971389" cy="2581275"/>
              <wp:effectExtent l="0" t="0" r="63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5732" cy="26284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C0ECDD" w14:textId="790592A7" w:rsidR="00AC55AD" w:rsidRPr="00AC55AD" w:rsidRDefault="00AC55AD">
      <w:pPr>
        <w:ind w:firstLine="0"/>
        <w:jc w:val="center"/>
        <w:rPr>
          <w:sz w:val="24"/>
          <w:szCs w:val="24"/>
          <w:lang w:val="en-US"/>
          <w:rPrChange w:id="134" w:author="Степашка Модняш" w:date="2025-03-25T01:42:00Z">
            <w:rPr/>
          </w:rPrChange>
        </w:rPr>
        <w:pPrChange w:id="135" w:author="Степашка Модняш" w:date="2025-03-25T01:42:00Z">
          <w:pPr>
            <w:numPr>
              <w:numId w:val="18"/>
            </w:numPr>
            <w:tabs>
              <w:tab w:val="num" w:pos="720"/>
            </w:tabs>
            <w:ind w:left="720" w:hanging="360"/>
          </w:pPr>
        </w:pPrChange>
      </w:pPr>
      <w:ins w:id="136" w:author="Степашка Модняш" w:date="2025-03-25T01:41:00Z">
        <w:r w:rsidRPr="00AC55AD">
          <w:rPr>
            <w:sz w:val="24"/>
            <w:szCs w:val="24"/>
            <w:rPrChange w:id="137" w:author="Степашка Модняш" w:date="2025-03-25T01:42:00Z">
              <w:rPr/>
            </w:rPrChange>
          </w:rPr>
          <w:t>Рис. 3 Минимальное покрытие множеств</w:t>
        </w:r>
      </w:ins>
    </w:p>
    <w:p w14:paraId="02AE0F1A" w14:textId="41D5AA06" w:rsidR="00AC55AD" w:rsidRPr="00AC55AD" w:rsidDel="00AC55AD" w:rsidRDefault="00AC55AD">
      <w:pPr>
        <w:ind w:firstLine="0"/>
        <w:jc w:val="center"/>
        <w:rPr>
          <w:del w:id="138" w:author="Степашка Модняш" w:date="2025-03-25T01:40:00Z"/>
          <w:b/>
          <w:bCs/>
          <w:rPrChange w:id="139" w:author="Степашка Модняш" w:date="2025-03-25T01:40:00Z">
            <w:rPr>
              <w:del w:id="140" w:author="Степашка Модняш" w:date="2025-03-25T01:40:00Z"/>
            </w:rPr>
          </w:rPrChange>
        </w:rPr>
        <w:pPrChange w:id="141" w:author="Степашка Модняш" w:date="2025-03-25T01:40:00Z">
          <w:pPr>
            <w:pStyle w:val="a4"/>
            <w:numPr>
              <w:numId w:val="18"/>
            </w:numPr>
            <w:tabs>
              <w:tab w:val="num" w:pos="720"/>
            </w:tabs>
            <w:ind w:hanging="360"/>
            <w:jc w:val="center"/>
          </w:pPr>
        </w:pPrChange>
      </w:pPr>
    </w:p>
    <w:p w14:paraId="270B708A" w14:textId="72D450C7" w:rsidR="00AC55AD" w:rsidRPr="00AC55AD" w:rsidDel="00AC55AD" w:rsidRDefault="00AC55AD">
      <w:pPr>
        <w:ind w:firstLine="0"/>
        <w:jc w:val="center"/>
        <w:rPr>
          <w:del w:id="142" w:author="Степашка Модняш" w:date="2025-03-25T01:40:00Z"/>
          <w:sz w:val="24"/>
          <w:szCs w:val="24"/>
          <w:rPrChange w:id="143" w:author="Степашка Модняш" w:date="2025-03-25T01:40:00Z">
            <w:rPr>
              <w:del w:id="144" w:author="Степашка Модняш" w:date="2025-03-25T01:40:00Z"/>
            </w:rPr>
          </w:rPrChange>
        </w:rPr>
        <w:pPrChange w:id="145" w:author="Степашка Модняш" w:date="2025-03-25T01:40:00Z">
          <w:pPr>
            <w:pStyle w:val="a4"/>
            <w:ind w:firstLine="0"/>
          </w:pPr>
        </w:pPrChange>
      </w:pPr>
      <w:del w:id="146" w:author="Степашка Модняш" w:date="2025-03-25T01:40:00Z">
        <w:r w:rsidRPr="00AC55AD" w:rsidDel="00AC55AD">
          <w:rPr>
            <w:sz w:val="24"/>
            <w:szCs w:val="24"/>
            <w:rPrChange w:id="147" w:author="Степашка Модняш" w:date="2025-03-25T01:40:00Z">
              <w:rPr/>
            </w:rPrChange>
          </w:rPr>
          <w:delText>3Минимальное покрытие множеств</w:delText>
        </w:r>
      </w:del>
    </w:p>
    <w:p w14:paraId="417C1524" w14:textId="6E38CD67" w:rsidR="00AC55AD" w:rsidRPr="006C53E9" w:rsidDel="00AC55AD" w:rsidRDefault="00AC55AD">
      <w:pPr>
        <w:ind w:firstLine="708"/>
        <w:rPr>
          <w:del w:id="148" w:author="Степашка Модняш" w:date="2025-03-25T01:40:00Z"/>
          <w:rPrChange w:id="149" w:author="Степашка Модняш" w:date="2025-03-25T01:44:00Z">
            <w:rPr>
              <w:del w:id="150" w:author="Степашка Модняш" w:date="2025-03-25T01:40:00Z"/>
              <w:lang w:val="en-US"/>
            </w:rPr>
          </w:rPrChange>
        </w:rPr>
        <w:pPrChange w:id="151" w:author="Степашка Модняш" w:date="2025-03-25T01:40:00Z">
          <w:pPr>
            <w:ind w:firstLine="0"/>
          </w:pPr>
        </w:pPrChange>
      </w:pPr>
      <w:r w:rsidRPr="00AC55AD">
        <w:t>Таким образом, задача поиска минимального числа охранников сводится к задаче покрытия множества - необходимо найти наименьшее подмножество вершин</w:t>
      </w:r>
      <m:oMath>
        <m:r>
          <w:rPr>
            <w:rFonts w:ascii="Cambria Math" w:hAnsi="Cambria Math"/>
          </w:rPr>
          <m:t>v∈V(P)</m:t>
        </m:r>
      </m:oMath>
      <w:r w:rsidRPr="00AC55AD">
        <w:t xml:space="preserve">, чьи объединенные зоны видимости покрывают весь многоугольник. Каждая вершина </w:t>
      </w:r>
      <m:oMath>
        <m:r>
          <w:rPr>
            <w:rFonts w:ascii="Cambria Math" w:hAnsi="Cambria Math"/>
          </w:rPr>
          <m:t>v∈V(P)</m:t>
        </m:r>
      </m:oMath>
      <w:r w:rsidRPr="00AC55AD">
        <w:t xml:space="preserve"> </w:t>
      </w:r>
      <w:r w:rsidRPr="00AC55AD">
        <w:rPr>
          <w:rFonts w:cs="Times New Roman"/>
        </w:rPr>
        <w:t>соответствует</w:t>
      </w:r>
      <w:r w:rsidRPr="00AC55AD">
        <w:t xml:space="preserve"> </w:t>
      </w:r>
      <w:r w:rsidRPr="00AC55AD">
        <w:rPr>
          <w:rFonts w:cs="Times New Roman"/>
        </w:rPr>
        <w:t>подмножеству</w:t>
      </w:r>
      <w:r w:rsidRPr="00AC55AD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AC55AD">
        <w:t xml:space="preserve"> </w:t>
      </w:r>
      <w:r w:rsidRPr="00AC55AD">
        <w:rPr>
          <w:rFonts w:cs="Times New Roman"/>
        </w:rPr>
        <w:t>компонент</w:t>
      </w:r>
      <w:r w:rsidRPr="00AC55AD">
        <w:t xml:space="preserve"> </w:t>
      </w:r>
      <w:r w:rsidRPr="00AC55AD">
        <w:rPr>
          <w:rFonts w:cs="Times New Roman"/>
        </w:rPr>
        <w:t>видимости</w:t>
      </w:r>
      <w:r w:rsidRPr="00AC55AD">
        <w:t xml:space="preserve">, </w:t>
      </w:r>
      <w:r w:rsidRPr="00AC55AD">
        <w:rPr>
          <w:rFonts w:cs="Times New Roman"/>
        </w:rPr>
        <w:t>которые</w:t>
      </w:r>
      <w:r w:rsidRPr="00AC55AD">
        <w:t xml:space="preserve"> </w:t>
      </w:r>
      <w:r w:rsidRPr="00AC55AD">
        <w:rPr>
          <w:rFonts w:cs="Times New Roman"/>
        </w:rPr>
        <w:t>она</w:t>
      </w:r>
      <w:r w:rsidRPr="00AC55AD">
        <w:t xml:space="preserve"> </w:t>
      </w:r>
      <w:r w:rsidRPr="00AC55AD">
        <w:rPr>
          <w:rFonts w:cs="Times New Roman"/>
        </w:rPr>
        <w:t>контролирует</w:t>
      </w:r>
      <w:r w:rsidRPr="00AC55AD">
        <w:t xml:space="preserve">, </w:t>
      </w:r>
      <w:r w:rsidRPr="00AC55AD">
        <w:rPr>
          <w:rFonts w:cs="Times New Roman"/>
        </w:rPr>
        <w:t>что</w:t>
      </w:r>
      <w:r w:rsidRPr="00AC55AD">
        <w:t xml:space="preserve"> </w:t>
      </w:r>
      <w:r w:rsidRPr="00AC55AD">
        <w:rPr>
          <w:rFonts w:cs="Times New Roman"/>
        </w:rPr>
        <w:t>формирует</w:t>
      </w:r>
      <w:r w:rsidRPr="00AC55AD">
        <w:t xml:space="preserve"> </w:t>
      </w:r>
      <w:r w:rsidRPr="00AC55AD">
        <w:rPr>
          <w:rFonts w:cs="Times New Roman"/>
        </w:rPr>
        <w:t>классическую</w:t>
      </w:r>
      <w:r w:rsidRPr="00AC55AD">
        <w:t xml:space="preserve"> </w:t>
      </w:r>
      <w:r w:rsidRPr="00AC55AD">
        <w:rPr>
          <w:rFonts w:cs="Times New Roman"/>
        </w:rPr>
        <w:t>задачу</w:t>
      </w:r>
      <w:r w:rsidRPr="00AC55AD">
        <w:t xml:space="preserve"> </w:t>
      </w:r>
      <w:r w:rsidRPr="00AC55AD">
        <w:rPr>
          <w:rFonts w:cs="Times New Roman"/>
        </w:rPr>
        <w:t>о</w:t>
      </w:r>
      <w:r w:rsidRPr="00AC55AD">
        <w:t xml:space="preserve"> </w:t>
      </w:r>
      <w:r w:rsidRPr="00AC55AD">
        <w:rPr>
          <w:rFonts w:cs="Times New Roman"/>
        </w:rPr>
        <w:t>множественном</w:t>
      </w:r>
      <w:r w:rsidRPr="00AC55AD">
        <w:t xml:space="preserve"> </w:t>
      </w:r>
      <w:r w:rsidRPr="00AC55AD">
        <w:rPr>
          <w:rFonts w:cs="Times New Roman"/>
        </w:rPr>
        <w:t>покрытии</w:t>
      </w:r>
      <w:r w:rsidRPr="00AC55AD">
        <w:t>.</w:t>
      </w:r>
    </w:p>
    <w:p w14:paraId="6DDE3B0E" w14:textId="77777777" w:rsidR="00AC55AD" w:rsidRPr="006C53E9" w:rsidRDefault="00AC55AD">
      <w:pPr>
        <w:ind w:firstLine="708"/>
        <w:rPr>
          <w:rPrChange w:id="152" w:author="Степашка Модняш" w:date="2025-03-25T01:44:00Z">
            <w:rPr>
              <w:lang w:val="en-US"/>
            </w:rPr>
          </w:rPrChange>
        </w:rPr>
        <w:pPrChange w:id="153" w:author="Степашка Модняш" w:date="2025-03-25T01:40:00Z">
          <w:pPr>
            <w:ind w:firstLine="0"/>
          </w:pPr>
        </w:pPrChange>
      </w:pPr>
    </w:p>
    <w:p w14:paraId="4069AC50" w14:textId="3029750C" w:rsidR="00C57E10" w:rsidRDefault="00C57E10">
      <w:pPr>
        <w:ind w:firstLine="708"/>
        <w:pPrChange w:id="154" w:author="Степашка Модняш" w:date="2025-03-25T01:40:00Z">
          <w:pPr>
            <w:ind w:firstLine="0"/>
          </w:pPr>
        </w:pPrChange>
      </w:pPr>
      <w:r w:rsidRPr="00C57E10">
        <w:lastRenderedPageBreak/>
        <w:t>Для решения задачи предлагается ввести понятие </w:t>
      </w:r>
      <w:r w:rsidRPr="00C57E10">
        <w:rPr>
          <w:i/>
          <w:iCs/>
        </w:rPr>
        <w:t>компонент видимости</w:t>
      </w:r>
      <w:r w:rsidRPr="00C57E10">
        <w:t> – частей многоугольника, для которых однозначно определяется их видимость из заданной вершины. Это позволяет точно относить каждую компоненту к соответствующему веерному подмногоугольнику в процессе анализа.</w:t>
      </w:r>
    </w:p>
    <w:p w14:paraId="09243A7F" w14:textId="77777777" w:rsidR="009E3A3F" w:rsidRPr="006C53E9" w:rsidRDefault="00357614" w:rsidP="00357614">
      <w:pPr>
        <w:ind w:firstLine="0"/>
        <w:rPr>
          <w:rPrChange w:id="155" w:author="Степашка Модняш" w:date="2025-03-25T01:44:00Z">
            <w:rPr>
              <w:lang w:val="en-US"/>
            </w:rPr>
          </w:rPrChange>
        </w:rPr>
      </w:pPr>
      <w:r w:rsidRPr="00357614">
        <w:rPr>
          <w:b/>
          <w:bCs/>
        </w:rPr>
        <w:t>Определение</w:t>
      </w:r>
      <w:r w:rsidR="009E3A3F" w:rsidRPr="006C53E9">
        <w:rPr>
          <w:b/>
          <w:bCs/>
          <w:rPrChange w:id="156" w:author="Степашка Модняш" w:date="2025-03-25T01:44:00Z">
            <w:rPr>
              <w:b/>
              <w:bCs/>
              <w:lang w:val="en-US"/>
            </w:rPr>
          </w:rPrChange>
        </w:rPr>
        <w:t xml:space="preserve"> </w:t>
      </w:r>
      <w:r w:rsidRPr="00357614">
        <w:rPr>
          <w:b/>
          <w:bCs/>
        </w:rPr>
        <w:t>1</w:t>
      </w:r>
      <w:r w:rsidRPr="00357614">
        <w:t> (Компонента видимости).</w:t>
      </w:r>
    </w:p>
    <w:p w14:paraId="451FA8FE" w14:textId="61DAD1B8" w:rsidR="00155FF4" w:rsidRPr="00DF6FA2" w:rsidDel="00DF6FA2" w:rsidRDefault="00357614">
      <w:pPr>
        <w:ind w:firstLine="708"/>
        <w:rPr>
          <w:del w:id="157" w:author="Степашка Модняш" w:date="2025-03-24T23:44:00Z"/>
          <w:rFonts w:ascii="Cambria Math" w:hAnsi="Cambria Math"/>
          <w:i/>
          <w:rPrChange w:id="158" w:author="Степашка Модняш" w:date="2025-03-24T23:44:00Z">
            <w:rPr>
              <w:del w:id="159" w:author="Степашка Модняш" w:date="2025-03-24T23:44:00Z"/>
            </w:rPr>
          </w:rPrChange>
        </w:rPr>
        <w:pPrChange w:id="160" w:author="Степашка Модняш" w:date="2025-03-25T00:26:00Z">
          <w:pPr>
            <w:ind w:firstLine="0"/>
          </w:pPr>
        </w:pPrChange>
      </w:pPr>
      <w:r w:rsidRPr="00357614">
        <w:t>Компонентой</w:t>
      </w:r>
      <w:r w:rsidR="009E3A3F" w:rsidRPr="009E3A3F">
        <w:t xml:space="preserve"> </w:t>
      </w:r>
      <w:r w:rsidRPr="00357614">
        <w:t>видимости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E3A3F" w:rsidRPr="001D5C3F">
        <w:t> </w:t>
      </w:r>
      <w:r w:rsidRPr="00357614">
        <w:t>будем называть максимальную связную подобласть </w:t>
      </w:r>
      <m:oMath>
        <m:r>
          <w:rPr>
            <w:rFonts w:ascii="Cambria Math" w:hAnsi="Cambria Math"/>
          </w:rPr>
          <m:t>P</m:t>
        </m:r>
      </m:oMath>
      <w:r w:rsidRPr="00357614">
        <w:t>, для которой выполняется:</w:t>
      </w:r>
      <m:oMath>
        <m:r>
          <w:ins w:id="161" w:author="Степашка Модняш" w:date="2025-03-24T23:44:00Z">
            <w:rPr>
              <w:rFonts w:ascii="Cambria Math" w:hAnsi="Cambria Math"/>
            </w:rPr>
            <m:t xml:space="preserve"> </m:t>
          </w:ins>
        </m:r>
      </m:oMath>
    </w:p>
    <w:p w14:paraId="05976A80" w14:textId="0214BD8B" w:rsidR="00357614" w:rsidRPr="00DF6FA2" w:rsidDel="00DF6FA2" w:rsidRDefault="0006033D">
      <w:pPr>
        <w:ind w:firstLine="708"/>
        <w:rPr>
          <w:del w:id="162" w:author="Степашка Модняш" w:date="2025-03-24T23:44:00Z"/>
          <w:rPrChange w:id="163" w:author="Степашка Модняш" w:date="2025-03-24T23:44:00Z">
            <w:rPr>
              <w:del w:id="164" w:author="Степашка Модняш" w:date="2025-03-24T23:44:00Z"/>
              <w:rFonts w:ascii="Cambria Math" w:hAnsi="Cambria Math"/>
              <w:i/>
            </w:rPr>
          </w:rPrChange>
        </w:rPr>
        <w:pPrChange w:id="165" w:author="Степашка Модняш" w:date="2025-03-25T00:26:00Z">
          <w:pPr>
            <w:ind w:firstLine="0"/>
          </w:pPr>
        </w:pPrChange>
      </w:pPr>
      <m:oMath>
        <m:r>
          <w:rPr>
            <w:rFonts w:ascii="Cambria Math" w:hAnsi="Cambria Math"/>
          </w:rPr>
          <m:t>∀p∈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∃v∈</m:t>
        </m:r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</m:t>
            </m:r>
          </m:e>
        </m:d>
        <m:r>
          <w:rPr>
            <w:rFonts w:ascii="Cambria Math" w:hAnsi="Cambria Math"/>
          </w:rPr>
          <m:t>: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p</m:t>
            </m:r>
          </m:e>
        </m:bar>
        <m:r>
          <w:rPr>
            <w:rFonts w:ascii="Cambria Math" w:hAnsi="Cambria Math"/>
          </w:rPr>
          <m:t>⊂P</m:t>
        </m:r>
      </m:oMath>
      <w:r w:rsidR="00357614" w:rsidRPr="00357614">
        <w:t>,</w:t>
      </w:r>
      <w:r w:rsidR="00155FF4" w:rsidRPr="00155FF4">
        <w:t xml:space="preserve"> </w:t>
      </w:r>
      <w:r w:rsidR="00155FF4">
        <w:t xml:space="preserve">где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  <w:lang w:val="en-US"/>
              </w:rPr>
              <m:t>p</m:t>
            </m:r>
          </m:e>
        </m:bar>
      </m:oMath>
    </w:p>
    <w:p w14:paraId="0AB01A97" w14:textId="77777777" w:rsidR="00DF6FA2" w:rsidRPr="00DF6FA2" w:rsidRDefault="00DF6FA2">
      <w:pPr>
        <w:ind w:firstLine="708"/>
        <w:rPr>
          <w:ins w:id="166" w:author="Степашка Модняш" w:date="2025-03-24T23:44:00Z"/>
        </w:rPr>
        <w:pPrChange w:id="167" w:author="Степашка Модняш" w:date="2025-03-25T00:26:00Z">
          <w:pPr>
            <w:ind w:firstLine="0"/>
          </w:pPr>
        </w:pPrChange>
      </w:pPr>
    </w:p>
    <w:p w14:paraId="1CDD62C8" w14:textId="3BC8BE83" w:rsidR="00357614" w:rsidRPr="00357614" w:rsidRDefault="00357614" w:rsidP="00357614">
      <w:pPr>
        <w:ind w:firstLine="0"/>
      </w:pPr>
      <w:del w:id="168" w:author="Степашка Модняш" w:date="2025-03-24T23:44:00Z">
        <w:r w:rsidRPr="00357614" w:rsidDel="00DF6FA2">
          <w:delText>где vp‾</w:delText>
        </w:r>
        <w:r w:rsidRPr="00357614" w:rsidDel="00DF6FA2">
          <w:rPr>
            <w:i/>
            <w:iCs/>
          </w:rPr>
          <w:delText>vp</w:delText>
        </w:r>
        <w:r w:rsidRPr="00357614" w:rsidDel="00DF6FA2">
          <w:delText>​ </w:delText>
        </w:r>
      </w:del>
      <w:r w:rsidRPr="00357614">
        <w:t>— отрезок, соединяющий </w:t>
      </w:r>
      <m:oMath>
        <m:r>
          <w:ins w:id="169" w:author="Степашка Модняш" w:date="2025-03-24T23:44:00Z">
            <w:rPr>
              <w:rFonts w:ascii="Cambria Math" w:hAnsi="Cambria Math"/>
            </w:rPr>
            <m:t>v</m:t>
          </w:ins>
        </m:r>
      </m:oMath>
      <w:ins w:id="170" w:author="Степашка Модняш" w:date="2025-03-24T23:44:00Z">
        <w:r w:rsidR="00DF6FA2" w:rsidRPr="00DF6FA2">
          <w:rPr>
            <w:rPrChange w:id="171" w:author="Степашка Модняш" w:date="2025-03-24T23:44:00Z">
              <w:rPr>
                <w:lang w:val="en-US"/>
              </w:rPr>
            </w:rPrChange>
          </w:rPr>
          <w:t xml:space="preserve"> </w:t>
        </w:r>
      </w:ins>
      <w:del w:id="172" w:author="Степашка Модняш" w:date="2025-03-24T23:44:00Z">
        <w:r w:rsidRPr="00357614" w:rsidDel="00DF6FA2">
          <w:delText>v</w:delText>
        </w:r>
        <w:r w:rsidRPr="00357614" w:rsidDel="00DF6FA2">
          <w:rPr>
            <w:i/>
            <w:iCs/>
          </w:rPr>
          <w:delText>v</w:delText>
        </w:r>
        <w:r w:rsidRPr="00357614" w:rsidDel="00DF6FA2">
          <w:delText> </w:delText>
        </w:r>
      </w:del>
      <w:r w:rsidRPr="00357614">
        <w:t>и </w:t>
      </w:r>
      <m:oMath>
        <m:r>
          <w:ins w:id="173" w:author="Степашка Модняш" w:date="2025-03-24T23:44:00Z">
            <w:rPr>
              <w:rFonts w:ascii="Cambria Math" w:hAnsi="Cambria Math"/>
            </w:rPr>
            <m:t>p</m:t>
          </w:ins>
        </m:r>
      </m:oMath>
      <w:del w:id="174" w:author="Степашка Модняш" w:date="2025-03-24T23:44:00Z">
        <w:r w:rsidRPr="00357614" w:rsidDel="00DF6FA2">
          <w:delText>p</w:delText>
        </w:r>
        <w:r w:rsidRPr="00357614" w:rsidDel="00DF6FA2">
          <w:rPr>
            <w:i/>
            <w:iCs/>
          </w:rPr>
          <w:delText>p</w:delText>
        </w:r>
      </w:del>
      <w:r w:rsidRPr="00357614">
        <w:t>.</w:t>
      </w:r>
    </w:p>
    <w:p w14:paraId="3DE3B868" w14:textId="69052743" w:rsidR="00350623" w:rsidRPr="00350623" w:rsidRDefault="00464293" w:rsidP="00C57E10">
      <w:pPr>
        <w:ind w:firstLine="0"/>
        <w:rPr>
          <w:ins w:id="175" w:author="Степашка Модняш" w:date="2025-03-25T00:02:00Z"/>
          <w:b/>
          <w:bCs/>
          <w:rPrChange w:id="176" w:author="Степашка Модняш" w:date="2025-03-25T00:02:00Z">
            <w:rPr>
              <w:ins w:id="177" w:author="Степашка Модняш" w:date="2025-03-25T00:02:00Z"/>
              <w:b/>
              <w:bCs/>
              <w:lang w:val="en-US"/>
            </w:rPr>
          </w:rPrChange>
        </w:rPr>
      </w:pPr>
      <w:r w:rsidRPr="00464293">
        <w:rPr>
          <w:b/>
          <w:bCs/>
        </w:rPr>
        <w:t>Лемма 1</w:t>
      </w:r>
      <w:ins w:id="178" w:author="Степашка Модняш" w:date="2025-03-25T00:02:00Z">
        <w:r w:rsidR="00350623" w:rsidRPr="00350623">
          <w:rPr>
            <w:b/>
            <w:bCs/>
            <w:rPrChange w:id="179" w:author="Степашка Модняш" w:date="2025-03-25T00:02:00Z">
              <w:rPr>
                <w:b/>
                <w:bCs/>
                <w:lang w:val="en-US"/>
              </w:rPr>
            </w:rPrChange>
          </w:rPr>
          <w:t>.</w:t>
        </w:r>
      </w:ins>
    </w:p>
    <w:p w14:paraId="0448EC9D" w14:textId="59551941" w:rsidR="00357614" w:rsidRPr="003933B8" w:rsidRDefault="00464293">
      <w:pPr>
        <w:ind w:firstLine="708"/>
        <w:pPrChange w:id="180" w:author="Степашка Модняш" w:date="2025-03-25T00:26:00Z">
          <w:pPr>
            <w:ind w:firstLine="0"/>
          </w:pPr>
        </w:pPrChange>
      </w:pPr>
      <w:del w:id="181" w:author="Степашка Модняш" w:date="2025-03-25T00:02:00Z">
        <w:r w:rsidRPr="00464293" w:rsidDel="00350623">
          <w:delText>.</w:delText>
        </w:r>
        <w:r w:rsidRPr="00464293" w:rsidDel="00350623">
          <w:br/>
        </w:r>
      </w:del>
      <w:r w:rsidRPr="00464293">
        <w:t>Любой простой многоугольник</w:t>
      </w:r>
      <w:ins w:id="182" w:author="Степашка Модняш" w:date="2025-03-25T00:02:00Z">
        <w:r w:rsidR="00505741" w:rsidRPr="00357614">
          <w:t> </w:t>
        </w:r>
      </w:ins>
      <m:oMath>
        <m:r>
          <w:ins w:id="183" w:author="Степашка Модняш" w:date="2025-03-25T00:02:00Z">
            <w:rPr>
              <w:rFonts w:ascii="Cambria Math" w:hAnsi="Cambria Math"/>
            </w:rPr>
            <m:t>P</m:t>
          </w:ins>
        </m:r>
      </m:oMath>
      <w:ins w:id="184" w:author="Степашка Модняш" w:date="2025-03-25T00:03:00Z">
        <w:r w:rsidR="00505741" w:rsidRPr="00505741">
          <w:rPr>
            <w:rPrChange w:id="185" w:author="Степашка Модняш" w:date="2025-03-25T00:03:00Z">
              <w:rPr>
                <w:lang w:val="en-US"/>
              </w:rPr>
            </w:rPrChange>
          </w:rPr>
          <w:t xml:space="preserve"> </w:t>
        </w:r>
      </w:ins>
      <w:del w:id="186" w:author="Степашка Модняш" w:date="2025-03-25T00:02:00Z">
        <w:r w:rsidRPr="00464293" w:rsidDel="00505741">
          <w:delText> P</w:delText>
        </w:r>
        <w:r w:rsidRPr="00464293" w:rsidDel="00505741">
          <w:rPr>
            <w:i/>
            <w:iCs/>
          </w:rPr>
          <w:delText>P</w:delText>
        </w:r>
        <w:r w:rsidRPr="00464293" w:rsidDel="00505741">
          <w:delText> </w:delText>
        </w:r>
      </w:del>
      <w:r w:rsidRPr="00464293">
        <w:t>допускает разбиение на </w:t>
      </w:r>
      <w:ins w:id="187" w:author="Степашка Модняш" w:date="2025-03-25T00:03:00Z">
        <w:r w:rsidR="00505741" w:rsidRPr="00357614">
          <w:t> </w:t>
        </w:r>
      </w:ins>
      <m:oMath>
        <m:r>
          <w:ins w:id="188" w:author="Степашка Модняш" w:date="2025-03-25T00:03:00Z">
            <w:rPr>
              <w:rFonts w:ascii="Cambria Math" w:hAnsi="Cambria Math"/>
            </w:rPr>
            <m:t>m</m:t>
          </w:ins>
        </m:r>
      </m:oMath>
      <w:ins w:id="189" w:author="Степашка Модняш" w:date="2025-03-25T00:03:00Z">
        <w:r w:rsidR="00505741" w:rsidRPr="00505741">
          <w:rPr>
            <w:rPrChange w:id="190" w:author="Степашка Модняш" w:date="2025-03-25T00:03:00Z">
              <w:rPr>
                <w:lang w:val="en-US"/>
              </w:rPr>
            </w:rPrChange>
          </w:rPr>
          <w:t xml:space="preserve"> </w:t>
        </w:r>
      </w:ins>
      <w:del w:id="191" w:author="Степашка Модняш" w:date="2025-03-25T00:03:00Z">
        <w:r w:rsidRPr="00464293" w:rsidDel="00505741">
          <w:delText>m</w:delText>
        </w:r>
        <w:r w:rsidRPr="00464293" w:rsidDel="00505741">
          <w:rPr>
            <w:i/>
            <w:iCs/>
          </w:rPr>
          <w:delText>m</w:delText>
        </w:r>
        <w:r w:rsidRPr="00464293" w:rsidDel="00505741">
          <w:delText> </w:delText>
        </w:r>
      </w:del>
      <w:r w:rsidRPr="00464293">
        <w:t>компонент видимости </w:t>
      </w:r>
      <w:ins w:id="192" w:author="Степашка Модняш" w:date="2025-03-25T00:03:00Z">
        <w:r w:rsidR="00432C06" w:rsidRPr="00357614">
          <w:t> </w:t>
        </w:r>
      </w:ins>
      <m:oMath>
        <m:d>
          <m:dPr>
            <m:begChr m:val="{"/>
            <m:endChr m:val="}"/>
            <m:ctrlPr>
              <w:ins w:id="193" w:author="Степашка Модняш" w:date="2025-03-25T00:09:00Z">
                <w:rPr>
                  <w:rFonts w:ascii="Cambria Math" w:hAnsi="Cambria Math"/>
                  <w:i/>
                </w:rPr>
              </w:ins>
            </m:ctrlPr>
          </m:dPr>
          <m:e>
            <m:sSub>
              <m:sSubPr>
                <m:ctrlPr>
                  <w:ins w:id="194" w:author="Степашка Модняш" w:date="2025-03-25T00:09:00Z">
                    <w:rPr>
                      <w:rFonts w:ascii="Cambria Math" w:hAnsi="Cambria Math"/>
                      <w:i/>
                    </w:rPr>
                  </w:ins>
                </m:ctrlPr>
              </m:sSubPr>
              <m:e>
                <m:r>
                  <w:ins w:id="195" w:author="Степашка Модняш" w:date="2025-03-25T00:09:00Z">
                    <w:rPr>
                      <w:rFonts w:ascii="Cambria Math" w:hAnsi="Cambria Math"/>
                    </w:rPr>
                    <m:t>C</m:t>
                  </w:ins>
                </m:r>
              </m:e>
              <m:sub>
                <m:r>
                  <w:ins w:id="196" w:author="Степашка Модняш" w:date="2025-03-25T00:09:00Z">
                    <w:rPr>
                      <w:rFonts w:ascii="Cambria Math" w:hAnsi="Cambria Math"/>
                    </w:rPr>
                    <m:t>1</m:t>
                  </w:ins>
                </m:r>
              </m:sub>
            </m:sSub>
            <m:r>
              <w:ins w:id="197" w:author="Степашка Модняш" w:date="2025-03-25T00:09:00Z">
                <m:rPr>
                  <m:sty m:val="p"/>
                </m:rPr>
                <w:rPr>
                  <w:rFonts w:ascii="Cambria Math" w:hAnsi="Cambria Math"/>
                </w:rPr>
                <m:t>,…,</m:t>
              </w:ins>
            </m:r>
            <m:sSub>
              <m:sSubPr>
                <m:ctrlPr>
                  <w:ins w:id="198" w:author="Степашка Модняш" w:date="2025-03-25T00:09:00Z">
                    <w:rPr>
                      <w:rFonts w:ascii="Cambria Math" w:hAnsi="Cambria Math"/>
                    </w:rPr>
                  </w:ins>
                </m:ctrlPr>
              </m:sSubPr>
              <m:e>
                <m:r>
                  <w:ins w:id="199" w:author="Степашка Модняш" w:date="2025-03-25T00:09:00Z"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</m:t>
                  </w:ins>
                </m:r>
              </m:e>
              <m:sub>
                <m:r>
                  <w:ins w:id="200" w:author="Степашка Модняш" w:date="2025-03-25T00:09:00Z"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</m:t>
                  </w:ins>
                </m:r>
              </m:sub>
            </m:sSub>
          </m:e>
        </m:d>
      </m:oMath>
      <w:del w:id="201" w:author="Степашка Модняш" w:date="2025-03-25T00:03:00Z">
        <w:r w:rsidRPr="00464293" w:rsidDel="00432C06">
          <w:delText>{C1,…,Cm}{</w:delText>
        </w:r>
        <w:r w:rsidRPr="00464293" w:rsidDel="00432C06">
          <w:rPr>
            <w:i/>
            <w:iCs/>
          </w:rPr>
          <w:delText>C</w:delText>
        </w:r>
        <w:r w:rsidRPr="00464293" w:rsidDel="00432C06">
          <w:delText>1​,…,</w:delText>
        </w:r>
        <w:r w:rsidRPr="00464293" w:rsidDel="00432C06">
          <w:rPr>
            <w:i/>
            <w:iCs/>
          </w:rPr>
          <w:delText>Cm</w:delText>
        </w:r>
        <w:r w:rsidRPr="00464293" w:rsidDel="00432C06">
          <w:delText>​}</w:delText>
        </w:r>
      </w:del>
      <w:r w:rsidRPr="00464293">
        <w:t>, где каждая </w:t>
      </w:r>
      <w:del w:id="202" w:author="Степашка Модняш" w:date="2025-03-25T00:09:00Z">
        <w:r w:rsidRPr="00464293" w:rsidDel="00A01DB4">
          <w:delText>Ci</w:delText>
        </w:r>
        <w:r w:rsidRPr="00464293" w:rsidDel="00A01DB4">
          <w:rPr>
            <w:i/>
            <w:iCs/>
          </w:rPr>
          <w:delText>Ci</w:delText>
        </w:r>
      </w:del>
      <w:r w:rsidRPr="00464293">
        <w:t>​</w:t>
      </w:r>
      <m:oMath>
        <m:sSub>
          <m:sSubPr>
            <m:ctrlPr>
              <w:ins w:id="203" w:author="Степашка Модняш" w:date="2025-03-25T00:10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204" w:author="Степашка Модняш" w:date="2025-03-25T00:10:00Z">
                <w:rPr>
                  <w:rFonts w:ascii="Cambria Math" w:hAnsi="Cambria Math"/>
                </w:rPr>
                <m:t>C</m:t>
              </w:ins>
            </m:r>
          </m:e>
          <m:sub>
            <m:r>
              <w:ins w:id="205" w:author="Степашка Модняш" w:date="2025-03-25T00:10:00Z">
                <w:rPr>
                  <w:rFonts w:ascii="Cambria Math" w:hAnsi="Cambria Math"/>
                </w:rPr>
                <m:t>i</m:t>
              </w:ins>
            </m:r>
          </m:sub>
        </m:sSub>
      </m:oMath>
      <w:r w:rsidRPr="00464293">
        <w:t> является веерным многоугольником относительно некоторой вершины </w:t>
      </w:r>
      <m:oMath>
        <m:sSub>
          <m:sSubPr>
            <m:ctrlPr>
              <w:ins w:id="206" w:author="Степашка Модняш" w:date="2025-03-25T00:11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207" w:author="Степашка Модняш" w:date="2025-03-25T00:11:00Z">
                <w:rPr>
                  <w:rFonts w:ascii="Cambria Math" w:hAnsi="Cambria Math"/>
                </w:rPr>
                <m:t>v</m:t>
              </w:ins>
            </m:r>
          </m:e>
          <m:sub>
            <m:r>
              <w:ins w:id="208" w:author="Степашка Модняш" w:date="2025-03-25T00:11:00Z">
                <w:rPr>
                  <w:rFonts w:ascii="Cambria Math" w:hAnsi="Cambria Math"/>
                </w:rPr>
                <m:t>i</m:t>
              </w:ins>
            </m:r>
          </m:sub>
        </m:sSub>
        <m:r>
          <w:ins w:id="209" w:author="Степашка Модняш" w:date="2025-03-25T00:11:00Z">
            <w:rPr>
              <w:rFonts w:ascii="Cambria Math" w:hAnsi="Cambria Math"/>
              <w:rPrChange w:id="210" w:author="Степашка Модняш" w:date="2025-03-25T00:11:00Z">
                <w:rPr>
                  <w:rFonts w:ascii="Cambria Math" w:hAnsi="Cambria Math"/>
                  <w:lang w:val="en-US"/>
                </w:rPr>
              </w:rPrChange>
            </w:rPr>
            <m:t>∈</m:t>
          </w:ins>
        </m:r>
        <m:r>
          <w:ins w:id="211" w:author="Степашка Модняш" w:date="2025-03-25T00:11:00Z">
            <w:rPr>
              <w:rFonts w:ascii="Cambria Math" w:hAnsi="Cambria Math"/>
            </w:rPr>
            <m:t>V</m:t>
          </w:ins>
        </m:r>
        <m:d>
          <m:dPr>
            <m:ctrlPr>
              <w:ins w:id="212" w:author="Степашка Модняш" w:date="2025-03-25T00:11:00Z">
                <w:rPr>
                  <w:rFonts w:ascii="Cambria Math" w:hAnsi="Cambria Math"/>
                  <w:i/>
                </w:rPr>
              </w:ins>
            </m:ctrlPr>
          </m:dPr>
          <m:e>
            <m:r>
              <w:ins w:id="213" w:author="Степашка Модняш" w:date="2025-03-25T00:11:00Z">
                <w:rPr>
                  <w:rFonts w:ascii="Cambria Math" w:hAnsi="Cambria Math"/>
                </w:rPr>
                <m:t>P</m:t>
              </w:ins>
            </m:r>
          </m:e>
        </m:d>
      </m:oMath>
      <w:ins w:id="214" w:author="Степашка Модняш" w:date="2025-03-25T00:10:00Z">
        <w:r w:rsidR="00E16665" w:rsidRPr="00E16665">
          <w:rPr>
            <w:rPrChange w:id="215" w:author="Степашка Модняш" w:date="2025-03-25T00:10:00Z">
              <w:rPr>
                <w:lang w:val="en-US"/>
              </w:rPr>
            </w:rPrChange>
          </w:rPr>
          <w:t>.</w:t>
        </w:r>
      </w:ins>
      <w:del w:id="216" w:author="Степашка Модняш" w:date="2025-03-25T00:10:00Z">
        <w:r w:rsidRPr="00464293" w:rsidDel="00E16665">
          <w:delText>vi</w:delText>
        </w:r>
        <w:r w:rsidRPr="00464293" w:rsidDel="00E16665">
          <w:rPr>
            <w:rFonts w:ascii="Cambria Math" w:hAnsi="Cambria Math" w:cs="Cambria Math"/>
          </w:rPr>
          <w:delText>∈</w:delText>
        </w:r>
        <w:r w:rsidRPr="00464293" w:rsidDel="00E16665">
          <w:delText>V(P)</w:delText>
        </w:r>
        <w:r w:rsidRPr="00464293" w:rsidDel="00E16665">
          <w:rPr>
            <w:i/>
            <w:iCs/>
          </w:rPr>
          <w:delText>vi</w:delText>
        </w:r>
        <w:r w:rsidRPr="00464293" w:rsidDel="00E16665">
          <w:delText>​</w:delText>
        </w:r>
        <w:r w:rsidRPr="00464293" w:rsidDel="00E16665">
          <w:rPr>
            <w:rFonts w:ascii="Cambria Math" w:hAnsi="Cambria Math" w:cs="Cambria Math"/>
          </w:rPr>
          <w:delText>∈</w:delText>
        </w:r>
        <w:r w:rsidRPr="00464293" w:rsidDel="00E16665">
          <w:rPr>
            <w:i/>
            <w:iCs/>
          </w:rPr>
          <w:delText>V</w:delText>
        </w:r>
        <w:r w:rsidRPr="00464293" w:rsidDel="00E16665">
          <w:delText>(</w:delText>
        </w:r>
        <w:r w:rsidRPr="00464293" w:rsidDel="00E16665">
          <w:rPr>
            <w:i/>
            <w:iCs/>
          </w:rPr>
          <w:delText>P</w:delText>
        </w:r>
        <w:r w:rsidRPr="00464293" w:rsidDel="00E16665">
          <w:delText>).</w:delText>
        </w:r>
      </w:del>
    </w:p>
    <w:p w14:paraId="4CD7979C" w14:textId="77777777" w:rsidR="00446212" w:rsidRPr="00243F66" w:rsidRDefault="00446212" w:rsidP="00446212">
      <w:pPr>
        <w:ind w:firstLine="0"/>
        <w:rPr>
          <w:rPrChange w:id="217" w:author="Степашка Модняш" w:date="2025-03-25T00:20:00Z">
            <w:rPr>
              <w:rFonts w:eastAsiaTheme="majorEastAsia" w:cstheme="majorBidi"/>
              <w:b/>
              <w:bCs/>
              <w:szCs w:val="24"/>
            </w:rPr>
          </w:rPrChange>
        </w:rPr>
      </w:pPr>
      <w:r w:rsidRPr="00446212">
        <w:rPr>
          <w:b/>
          <w:bCs/>
          <w:rPrChange w:id="218" w:author="Степашка Модняш" w:date="2025-03-25T00:20:00Z">
            <w:rPr>
              <w:rFonts w:eastAsiaTheme="majorEastAsia" w:cstheme="majorBidi"/>
              <w:b/>
              <w:bCs/>
              <w:i/>
              <w:iCs/>
              <w:szCs w:val="24"/>
            </w:rPr>
          </w:rPrChange>
        </w:rPr>
        <w:t>Доказательство</w:t>
      </w:r>
      <w:r w:rsidRPr="00446212">
        <w:rPr>
          <w:b/>
          <w:bCs/>
          <w:rPrChange w:id="219" w:author="Степашка Модняш" w:date="2025-03-25T00:20:00Z">
            <w:rPr>
              <w:rFonts w:eastAsiaTheme="majorEastAsia" w:cstheme="majorBidi"/>
              <w:b/>
              <w:bCs/>
              <w:szCs w:val="24"/>
            </w:rPr>
          </w:rPrChange>
        </w:rPr>
        <w:t>.</w:t>
      </w:r>
    </w:p>
    <w:p w14:paraId="05E01464" w14:textId="77777777" w:rsidR="00446212" w:rsidRDefault="00446212" w:rsidP="00446212">
      <w:pPr>
        <w:pStyle w:val="a4"/>
        <w:numPr>
          <w:ilvl w:val="0"/>
          <w:numId w:val="23"/>
        </w:numPr>
      </w:pPr>
      <w:bookmarkStart w:id="220" w:name="_Toc193757796"/>
      <w:r w:rsidRPr="00446212">
        <w:rPr>
          <w:b/>
          <w:bCs/>
          <w:rPrChange w:id="221" w:author="Степашка Модняш" w:date="2025-03-25T00:14:00Z">
            <w:rPr>
              <w:rFonts w:eastAsiaTheme="majorEastAsia" w:cstheme="majorBidi"/>
              <w:b/>
              <w:bCs/>
              <w:szCs w:val="24"/>
            </w:rPr>
          </w:rPrChange>
        </w:rPr>
        <w:t>Полнота покрытия</w:t>
      </w:r>
      <w:r w:rsidRPr="00E6148F">
        <w:t xml:space="preserve">: </w:t>
      </w:r>
      <w:ins w:id="222" w:author="Степашка Модняш" w:date="2025-03-25T00:19:00Z">
        <w:r>
          <w:t>п</w:t>
        </w:r>
      </w:ins>
      <w:del w:id="223" w:author="Степашка Модняш" w:date="2025-03-25T00:19:00Z">
        <w:r w:rsidRPr="00E6148F" w:rsidDel="00243F66">
          <w:delText>П</w:delText>
        </w:r>
      </w:del>
      <w:r w:rsidRPr="00E6148F">
        <w:t>о Лемме 1,</w:t>
      </w:r>
      <w:ins w:id="224" w:author="Степашка Модняш" w:date="2025-03-25T00:12:00Z">
        <w:r w:rsidRPr="007B4E17">
          <w:rPr>
            <w:rPrChange w:id="225" w:author="Степашка Модняш" w:date="2025-03-25T00:12:00Z">
              <w:rPr>
                <w:b/>
                <w:bCs/>
                <w:lang w:val="en-US"/>
              </w:rPr>
            </w:rPrChange>
          </w:rPr>
          <w:t xml:space="preserve"> </w:t>
        </w:r>
      </w:ins>
      <m:oMath>
        <m:r>
          <w:ins w:id="226" w:author="Степашка Модняш" w:date="2025-03-25T00:12:00Z">
            <w:rPr>
              <w:rFonts w:ascii="Cambria Math" w:hAnsi="Cambria Math"/>
            </w:rPr>
            <m:t>P=</m:t>
          </w:ins>
        </m:r>
        <m:nary>
          <m:naryPr>
            <m:chr m:val="⋃"/>
            <m:ctrlPr>
              <w:ins w:id="227" w:author="Степашка Модняш" w:date="2025-03-25T00:12:00Z">
                <w:rPr>
                  <w:rFonts w:ascii="Cambria Math" w:hAnsi="Cambria Math"/>
                  <w:i/>
                  <w:lang w:val="en-US"/>
                </w:rPr>
              </w:ins>
            </m:ctrlPr>
          </m:naryPr>
          <m:sub>
            <m:r>
              <w:ins w:id="228" w:author="Степашка Модняш" w:date="2025-03-25T00:12:00Z">
                <w:rPr>
                  <w:rFonts w:ascii="Cambria Math" w:hAnsi="Cambria Math"/>
                  <w:lang w:val="en-US"/>
                </w:rPr>
                <m:t>n</m:t>
              </w:ins>
            </m:r>
            <m:r>
              <w:ins w:id="229" w:author="Степашка Модняш" w:date="2025-03-25T00:12:00Z">
                <w:rPr>
                  <w:rFonts w:ascii="Cambria Math" w:hAnsi="Cambria Math"/>
                  <w:rPrChange w:id="230" w:author="Степашка Модняш" w:date="2025-03-25T00:12:00Z">
                    <w:rPr>
                      <w:rFonts w:ascii="Cambria Math" w:eastAsiaTheme="majorEastAsia" w:hAnsi="Cambria Math" w:cstheme="majorBidi"/>
                      <w:lang w:val="en-US" w:eastAsia="en-US"/>
                    </w:rPr>
                  </w:rPrChange>
                </w:rPr>
                <m:t>=1</m:t>
              </w:ins>
            </m:r>
          </m:sub>
          <m:sup>
            <m:r>
              <w:ins w:id="231" w:author="Степашка Модняш" w:date="2025-03-25T00:12:00Z">
                <w:rPr>
                  <w:rFonts w:ascii="Cambria Math" w:hAnsi="Cambria Math"/>
                  <w:lang w:val="en-US"/>
                </w:rPr>
                <m:t>m</m:t>
              </w:ins>
            </m:r>
          </m:sup>
          <m:e>
            <m:d>
              <m:dPr>
                <m:ctrlPr>
                  <w:ins w:id="232" w:author="Степашка Модняш" w:date="2025-03-25T00:12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dPr>
              <m:e>
                <m:sSub>
                  <m:sSubPr>
                    <m:ctrlPr>
                      <w:ins w:id="233" w:author="Степашка Модняш" w:date="2025-03-25T00:13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234" w:author="Степашка Модняш" w:date="2025-03-25T00:13:00Z">
                        <w:rPr>
                          <w:rFonts w:ascii="Cambria Math" w:hAnsi="Cambria Math"/>
                          <w:lang w:val="en-US"/>
                        </w:rPr>
                        <m:t>C</m:t>
                      </w:ins>
                    </m:r>
                  </m:e>
                  <m:sub>
                    <m:r>
                      <w:ins w:id="235" w:author="Степашка Модняш" w:date="2025-03-25T00:13:00Z">
                        <w:rPr>
                          <w:rFonts w:ascii="Cambria Math" w:hAnsi="Cambria Math"/>
                          <w:lang w:val="en-US"/>
                        </w:rPr>
                        <m:t>i</m:t>
                      </w:ins>
                    </m:r>
                  </m:sub>
                </m:sSub>
              </m:e>
            </m:d>
          </m:e>
        </m:nary>
      </m:oMath>
      <w:del w:id="236" w:author="Степашка Модняш" w:date="2025-03-25T00:12:00Z">
        <w:r w:rsidRPr="00E6148F" w:rsidDel="007B4E17">
          <w:delText> P=</w:delText>
        </w:r>
        <w:r w:rsidRPr="00446212" w:rsidDel="007B4E17">
          <w:rPr>
            <w:rFonts w:ascii="Cambria Math" w:hAnsi="Cambria Math" w:cs="Cambria Math"/>
          </w:rPr>
          <w:delText>⋃</w:delText>
        </w:r>
        <w:r w:rsidRPr="00E6148F" w:rsidDel="007B4E17">
          <w:delText>i=1mCi</w:delText>
        </w:r>
        <w:r w:rsidRPr="00446212" w:rsidDel="007B4E17">
          <w:rPr>
            <w:i/>
            <w:iCs/>
          </w:rPr>
          <w:delText>P</w:delText>
        </w:r>
        <w:r w:rsidRPr="00E6148F" w:rsidDel="007B4E17">
          <w:delText>=</w:delText>
        </w:r>
        <w:r w:rsidRPr="00446212" w:rsidDel="007B4E17">
          <w:rPr>
            <w:rFonts w:ascii="Cambria Math" w:hAnsi="Cambria Math" w:cs="Cambria Math"/>
          </w:rPr>
          <w:delText>⋃</w:delText>
        </w:r>
        <w:r w:rsidRPr="00446212" w:rsidDel="007B4E17">
          <w:rPr>
            <w:i/>
            <w:iCs/>
          </w:rPr>
          <w:delText>i</w:delText>
        </w:r>
        <w:r w:rsidRPr="00E6148F" w:rsidDel="007B4E17">
          <w:delText>=1</w:delText>
        </w:r>
        <w:r w:rsidRPr="00446212" w:rsidDel="007B4E17">
          <w:rPr>
            <w:i/>
            <w:iCs/>
          </w:rPr>
          <w:delText>m</w:delText>
        </w:r>
        <w:r w:rsidRPr="00E6148F" w:rsidDel="007B4E17">
          <w:delText>​</w:delText>
        </w:r>
        <w:r w:rsidRPr="00446212" w:rsidDel="007B4E17">
          <w:rPr>
            <w:i/>
            <w:iCs/>
          </w:rPr>
          <w:delText>Ci</w:delText>
        </w:r>
        <w:r w:rsidRPr="00E6148F" w:rsidDel="007B4E17">
          <w:delText>​</w:delText>
        </w:r>
      </w:del>
      <w:r w:rsidRPr="00E6148F">
        <w:t>, и каждая</w:t>
      </w:r>
      <w:ins w:id="237" w:author="Степашка Модняш" w:date="2025-03-25T00:13:00Z">
        <w:r w:rsidRPr="00446212">
          <w:rPr>
            <w:vertAlign w:val="subscript"/>
            <w:rPrChange w:id="238" w:author="Степашка Модняш" w:date="2025-03-25T00:13:00Z">
              <w:rPr>
                <w:b/>
                <w:bCs/>
                <w:vertAlign w:val="subscript"/>
                <w:lang w:val="en-US"/>
              </w:rPr>
            </w:rPrChange>
          </w:rPr>
          <w:t xml:space="preserve"> </w:t>
        </w:r>
      </w:ins>
      <m:oMath>
        <m:sSub>
          <m:sSubPr>
            <m:ctrlPr>
              <w:ins w:id="239" w:author="Степашка Модняш" w:date="2025-03-25T00:14:00Z">
                <w:rPr>
                  <w:rFonts w:ascii="Cambria Math" w:hAnsi="Cambria Math"/>
                  <w:i/>
                  <w:vertAlign w:val="subscript"/>
                </w:rPr>
              </w:ins>
            </m:ctrlPr>
          </m:sSubPr>
          <m:e>
            <m:r>
              <w:ins w:id="240" w:author="Степашка Модняш" w:date="2025-03-25T00:13:00Z">
                <w:rPr>
                  <w:rFonts w:ascii="Cambria Math" w:hAnsi="Cambria Math"/>
                  <w:vertAlign w:val="subscript"/>
                </w:rPr>
                <m:t>C</m:t>
              </w:ins>
            </m:r>
          </m:e>
          <m:sub>
            <m:r>
              <w:ins w:id="241" w:author="Степашка Модняш" w:date="2025-03-25T00:14:00Z">
                <w:rPr>
                  <w:rFonts w:ascii="Cambria Math" w:hAnsi="Cambria Math"/>
                  <w:vertAlign w:val="subscript"/>
                </w:rPr>
                <m:t>i</m:t>
              </w:ins>
            </m:r>
          </m:sub>
        </m:sSub>
      </m:oMath>
      <w:del w:id="242" w:author="Степашка Модняш" w:date="2025-03-25T00:13:00Z">
        <w:r w:rsidRPr="00395B7A" w:rsidDel="00395B7A">
          <w:delText> </w:delText>
        </w:r>
      </w:del>
      <w:ins w:id="243" w:author="Степашка Модняш" w:date="2025-03-25T00:13:00Z">
        <w:r w:rsidRPr="00395B7A" w:rsidDel="00395B7A">
          <w:t xml:space="preserve"> </w:t>
        </w:r>
      </w:ins>
      <w:del w:id="244" w:author="Степашка Модняш" w:date="2025-03-25T00:13:00Z">
        <w:r w:rsidRPr="00395B7A" w:rsidDel="00395B7A">
          <w:delText>Ci</w:delText>
        </w:r>
        <w:r w:rsidRPr="00446212" w:rsidDel="00395B7A">
          <w:rPr>
            <w:i/>
            <w:iCs/>
          </w:rPr>
          <w:delText>Ci</w:delText>
        </w:r>
      </w:del>
      <w:del w:id="245" w:author="Степашка Модняш" w:date="2025-03-25T00:14:00Z">
        <w:r w:rsidRPr="00395B7A" w:rsidDel="00395B7A">
          <w:delText>​ </w:delText>
        </w:r>
      </w:del>
      <w:r w:rsidRPr="00395B7A">
        <w:t>контролируется охранником в </w:t>
      </w:r>
      <m:oMath>
        <m:sSub>
          <m:sSubPr>
            <m:ctrlPr>
              <w:ins w:id="246" w:author="Степашка Модняш" w:date="2025-03-25T00:14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247" w:author="Степашка Модняш" w:date="2025-03-25T00:14:00Z">
                <w:rPr>
                  <w:rFonts w:ascii="Cambria Math" w:hAnsi="Cambria Math"/>
                </w:rPr>
                <m:t>v</m:t>
              </w:ins>
            </m:r>
            <m:ctrlPr>
              <w:ins w:id="248" w:author="Степашка Модняш" w:date="2025-03-25T00:14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249" w:author="Степашка Модняш" w:date="2025-03-25T00:14:00Z">
                <w:rPr>
                  <w:rFonts w:ascii="Cambria Math" w:hAnsi="Cambria Math"/>
                  <w:lang w:val="en-US"/>
                </w:rPr>
                <m:t>i</m:t>
              </w:ins>
            </m:r>
          </m:sub>
        </m:sSub>
      </m:oMath>
      <w:del w:id="250" w:author="Степашка Модняш" w:date="2025-03-25T00:14:00Z">
        <w:r w:rsidRPr="00395B7A" w:rsidDel="00395B7A">
          <w:delText>vi</w:delText>
        </w:r>
        <w:r w:rsidRPr="00446212" w:rsidDel="00395B7A">
          <w:rPr>
            <w:i/>
            <w:iCs/>
          </w:rPr>
          <w:delText>vi</w:delText>
        </w:r>
      </w:del>
      <w:r w:rsidRPr="00395B7A">
        <w:t>​.</w:t>
      </w:r>
      <w:bookmarkStart w:id="251" w:name="_Toc193757797"/>
      <w:bookmarkEnd w:id="220"/>
    </w:p>
    <w:p w14:paraId="007AF635" w14:textId="77777777" w:rsidR="00446212" w:rsidRDefault="00446212" w:rsidP="00446212">
      <w:pPr>
        <w:pStyle w:val="a4"/>
        <w:numPr>
          <w:ilvl w:val="0"/>
          <w:numId w:val="23"/>
        </w:numPr>
      </w:pPr>
      <w:r w:rsidRPr="00446212">
        <w:rPr>
          <w:b/>
          <w:bCs/>
          <w:rPrChange w:id="252" w:author="Степашка Модняш" w:date="2025-03-25T00:14:00Z">
            <w:rPr>
              <w:rFonts w:eastAsiaTheme="majorEastAsia" w:cstheme="majorBidi"/>
              <w:b/>
              <w:bCs/>
              <w:szCs w:val="24"/>
            </w:rPr>
          </w:rPrChange>
        </w:rPr>
        <w:t>Минимальность</w:t>
      </w:r>
      <w:del w:id="253" w:author="Степашка Модняш" w:date="2025-03-25T00:19:00Z">
        <w:r w:rsidRPr="00E6148F" w:rsidDel="00243F66">
          <w:delText>: Если</w:delText>
        </w:r>
      </w:del>
      <w:ins w:id="254" w:author="Степашка Модняш" w:date="2025-03-25T00:19:00Z">
        <w:r w:rsidRPr="00E6148F">
          <w:t>: если</w:t>
        </w:r>
      </w:ins>
      <w:r w:rsidRPr="00E6148F">
        <w:t xml:space="preserve"> существует разбиение с</w:t>
      </w:r>
      <w:ins w:id="255" w:author="Степашка Модняш" w:date="2025-03-25T00:15:00Z">
        <w:r w:rsidRPr="00493E48">
          <w:rPr>
            <w:rPrChange w:id="256" w:author="Степашка Модняш" w:date="2025-03-25T00:15:00Z">
              <w:rPr>
                <w:b/>
                <w:bCs/>
                <w:lang w:val="en-US"/>
              </w:rPr>
            </w:rPrChange>
          </w:rPr>
          <w:t xml:space="preserve"> </w:t>
        </w:r>
      </w:ins>
      <m:oMath>
        <m:r>
          <w:ins w:id="257" w:author="Степашка Модняш" w:date="2025-03-25T00:15:00Z">
            <w:rPr>
              <w:rFonts w:ascii="Cambria Math" w:hAnsi="Cambria Math"/>
            </w:rPr>
            <m:t>k&lt;m</m:t>
          </w:ins>
        </m:r>
      </m:oMath>
      <w:ins w:id="258" w:author="Степашка Модняш" w:date="2025-03-25T00:15:00Z">
        <w:r w:rsidRPr="00E6148F" w:rsidDel="00493E48">
          <w:t xml:space="preserve"> </w:t>
        </w:r>
      </w:ins>
      <w:del w:id="259" w:author="Степашка Модняш" w:date="2025-03-25T00:15:00Z">
        <w:r w:rsidRPr="00E6148F" w:rsidDel="00493E48">
          <w:delText> k&lt;m</w:delText>
        </w:r>
        <w:r w:rsidRPr="00446212" w:rsidDel="00493E48">
          <w:rPr>
            <w:i/>
            <w:iCs/>
          </w:rPr>
          <w:delText>k</w:delText>
        </w:r>
        <w:r w:rsidRPr="00E6148F" w:rsidDel="00493E48">
          <w:delText>&lt;</w:delText>
        </w:r>
        <w:r w:rsidRPr="00446212" w:rsidDel="00493E48">
          <w:rPr>
            <w:i/>
            <w:iCs/>
          </w:rPr>
          <w:delText>m</w:delText>
        </w:r>
        <w:r w:rsidRPr="00E6148F" w:rsidDel="00493E48">
          <w:delText> </w:delText>
        </w:r>
      </w:del>
      <w:r w:rsidRPr="00E6148F">
        <w:t>компонентами, то хотя бы одна </w:t>
      </w:r>
      <m:oMath>
        <m:sSub>
          <m:sSubPr>
            <m:ctrlPr>
              <w:ins w:id="260" w:author="Степашка Модняш" w:date="2025-03-25T00:15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261" w:author="Степашка Модняш" w:date="2025-03-25T00:15:00Z">
                <w:rPr>
                  <w:rFonts w:ascii="Cambria Math" w:hAnsi="Cambria Math"/>
                </w:rPr>
                <m:t>C</m:t>
              </w:ins>
            </m:r>
          </m:e>
          <m:sub>
            <m:r>
              <w:ins w:id="262" w:author="Степашка Модняш" w:date="2025-03-25T00:15:00Z">
                <w:rPr>
                  <w:rFonts w:ascii="Cambria Math" w:hAnsi="Cambria Math"/>
                </w:rPr>
                <m:t>i</m:t>
              </w:ins>
            </m:r>
          </m:sub>
        </m:sSub>
      </m:oMath>
      <w:ins w:id="263" w:author="Степашка Модняш" w:date="2025-03-25T00:15:00Z">
        <w:r w:rsidRPr="00774B3F">
          <w:rPr>
            <w:rPrChange w:id="264" w:author="Степашка Модняш" w:date="2025-03-25T00:15:00Z">
              <w:rPr>
                <w:b/>
                <w:bCs/>
                <w:lang w:val="en-US"/>
              </w:rPr>
            </w:rPrChange>
          </w:rPr>
          <w:t xml:space="preserve"> </w:t>
        </w:r>
      </w:ins>
      <w:del w:id="265" w:author="Степашка Модняш" w:date="2025-03-25T00:15:00Z">
        <w:r w:rsidRPr="00E6148F" w:rsidDel="00774B3F">
          <w:delText>Ci</w:delText>
        </w:r>
        <w:r w:rsidRPr="00446212" w:rsidDel="00774B3F">
          <w:rPr>
            <w:i/>
            <w:iCs/>
          </w:rPr>
          <w:delText>Ci</w:delText>
        </w:r>
        <w:r w:rsidRPr="00E6148F" w:rsidDel="00774B3F">
          <w:delText>​ </w:delText>
        </w:r>
      </w:del>
      <w:r w:rsidRPr="00E6148F">
        <w:t>должна быть невеерной (противоречие с Утверждением 1).</w:t>
      </w:r>
      <w:bookmarkStart w:id="266" w:name="_Toc193757798"/>
      <w:bookmarkEnd w:id="251"/>
    </w:p>
    <w:p w14:paraId="0843F360" w14:textId="77777777" w:rsidR="00446212" w:rsidRPr="000B2D8C" w:rsidRDefault="00446212" w:rsidP="00446212">
      <w:pPr>
        <w:pStyle w:val="a4"/>
        <w:numPr>
          <w:ilvl w:val="0"/>
          <w:numId w:val="23"/>
        </w:numPr>
      </w:pPr>
      <w:r w:rsidRPr="00446212">
        <w:rPr>
          <w:b/>
          <w:bCs/>
          <w:rPrChange w:id="267" w:author="Степашка Модняш" w:date="2025-03-25T00:15:00Z">
            <w:rPr>
              <w:rFonts w:eastAsiaTheme="majorEastAsia" w:cstheme="majorBidi"/>
              <w:b/>
              <w:bCs/>
              <w:szCs w:val="24"/>
            </w:rPr>
          </w:rPrChange>
        </w:rPr>
        <w:t>Корректность размещения</w:t>
      </w:r>
      <w:r w:rsidRPr="00446212">
        <w:rPr>
          <w:bCs/>
        </w:rPr>
        <w:t xml:space="preserve">: </w:t>
      </w:r>
      <w:ins w:id="268" w:author="Степашка Модняш" w:date="2025-03-25T00:19:00Z">
        <w:r w:rsidRPr="00446212">
          <w:rPr>
            <w:bCs/>
          </w:rPr>
          <w:t>п</w:t>
        </w:r>
      </w:ins>
      <w:del w:id="269" w:author="Степашка Модняш" w:date="2025-03-25T00:19:00Z">
        <w:r w:rsidRPr="00446212" w:rsidDel="00243F66">
          <w:rPr>
            <w:bCs/>
          </w:rPr>
          <w:delText>П</w:delText>
        </w:r>
      </w:del>
      <w:r w:rsidRPr="00446212">
        <w:rPr>
          <w:bCs/>
        </w:rPr>
        <w:t>о условию</w:t>
      </w:r>
      <w:r w:rsidRPr="00446212">
        <w:rPr>
          <w:b/>
        </w:rPr>
        <w:t>, </w:t>
      </w:r>
      <m:oMath>
        <m:r>
          <w:ins w:id="270" w:author="Степашка Модняш" w:date="2025-03-25T00:16:00Z">
            <m:rPr>
              <m:sty m:val="bi"/>
            </m:rPr>
            <w:rPr>
              <w:rFonts w:ascii="Cambria Math" w:hAnsi="Cambria Math"/>
            </w:rPr>
            <m:t>S</m:t>
          </w:ins>
        </m:r>
        <m:r>
          <w:ins w:id="271" w:author="Степашка Модняш" w:date="2025-03-25T00:16:00Z">
            <m:rPr>
              <m:sty m:val="bi"/>
            </m:rPr>
            <w:rPr>
              <w:rFonts w:ascii="Cambria Math" w:hAnsi="Cambria Math"/>
              <w:rPrChange w:id="272" w:author="Степашка Модняш" w:date="2025-03-25T00:16:00Z">
                <w:rPr>
                  <w:rFonts w:ascii="Cambria Math" w:hAnsi="Cambria Math"/>
                  <w:lang w:val="en-US"/>
                </w:rPr>
              </w:rPrChange>
            </w:rPr>
            <m:t>⊆</m:t>
          </w:ins>
        </m:r>
        <m:r>
          <w:ins w:id="273" w:author="Степашка Модняш" w:date="2025-03-25T00:16:00Z">
            <m:rPr>
              <m:sty m:val="bi"/>
            </m:rPr>
            <w:rPr>
              <w:rFonts w:ascii="Cambria Math" w:hAnsi="Cambria Math"/>
            </w:rPr>
            <m:t>V</m:t>
          </w:ins>
        </m:r>
        <m:d>
          <m:dPr>
            <m:ctrlPr>
              <w:ins w:id="274" w:author="Степашка Модняш" w:date="2025-03-25T00:16:00Z">
                <w:rPr>
                  <w:rFonts w:ascii="Cambria Math" w:hAnsi="Cambria Math"/>
                  <w:b/>
                  <w:i/>
                </w:rPr>
              </w:ins>
            </m:ctrlPr>
          </m:dPr>
          <m:e>
            <m:r>
              <w:ins w:id="275" w:author="Степашка Модняш" w:date="2025-03-25T00:16:00Z">
                <m:rPr>
                  <m:sty m:val="bi"/>
                </m:rPr>
                <w:rPr>
                  <w:rFonts w:ascii="Cambria Math" w:hAnsi="Cambria Math"/>
                </w:rPr>
                <m:t>P</m:t>
              </w:ins>
            </m:r>
          </m:e>
        </m:d>
      </m:oMath>
      <w:del w:id="276" w:author="Степашка Модняш" w:date="2025-03-25T00:16:00Z">
        <w:r w:rsidRPr="00446212" w:rsidDel="004C097E">
          <w:rPr>
            <w:b/>
          </w:rPr>
          <w:delText>S</w:delText>
        </w:r>
        <w:r w:rsidRPr="00446212" w:rsidDel="004C097E">
          <w:rPr>
            <w:rFonts w:ascii="Cambria Math" w:hAnsi="Cambria Math" w:cs="Cambria Math"/>
            <w:b/>
          </w:rPr>
          <w:delText>⊆</w:delText>
        </w:r>
        <w:r w:rsidRPr="00446212" w:rsidDel="004C097E">
          <w:rPr>
            <w:b/>
          </w:rPr>
          <w:delText>V(P)</w:delText>
        </w:r>
        <w:r w:rsidRPr="00446212" w:rsidDel="004C097E">
          <w:rPr>
            <w:b/>
            <w:i/>
            <w:iCs/>
          </w:rPr>
          <w:delText>S</w:delText>
        </w:r>
        <w:r w:rsidRPr="00446212" w:rsidDel="004C097E">
          <w:rPr>
            <w:rFonts w:ascii="Cambria Math" w:hAnsi="Cambria Math" w:cs="Cambria Math"/>
            <w:b/>
          </w:rPr>
          <w:delText>⊆</w:delText>
        </w:r>
        <w:r w:rsidRPr="00446212" w:rsidDel="004C097E">
          <w:rPr>
            <w:b/>
            <w:i/>
            <w:iCs/>
          </w:rPr>
          <w:delText>V</w:delText>
        </w:r>
        <w:r w:rsidRPr="00446212" w:rsidDel="004C097E">
          <w:rPr>
            <w:b/>
          </w:rPr>
          <w:delText>(</w:delText>
        </w:r>
        <w:r w:rsidRPr="00446212" w:rsidDel="004C097E">
          <w:rPr>
            <w:b/>
            <w:i/>
            <w:iCs/>
          </w:rPr>
          <w:delText>P</w:delText>
        </w:r>
        <w:r w:rsidRPr="00446212" w:rsidDel="004C097E">
          <w:rPr>
            <w:b/>
          </w:rPr>
          <w:delText>)</w:delText>
        </w:r>
      </w:del>
      <w:r w:rsidRPr="00446212">
        <w:rPr>
          <w:b/>
        </w:rPr>
        <w:t>, и выбор </w:t>
      </w:r>
      <m:oMath>
        <m:sSub>
          <m:sSubPr>
            <m:ctrlPr>
              <w:ins w:id="277" w:author="Степашка Модняш" w:date="2025-03-25T00:16:00Z">
                <w:rPr>
                  <w:rFonts w:ascii="Cambria Math" w:hAnsi="Cambria Math"/>
                  <w:b/>
                  <w:i/>
                </w:rPr>
              </w:ins>
            </m:ctrlPr>
          </m:sSubPr>
          <m:e>
            <m:r>
              <w:ins w:id="278" w:author="Степашка Модняш" w:date="2025-03-25T00:16:00Z">
                <m:rPr>
                  <m:sty m:val="bi"/>
                </m:rPr>
                <w:rPr>
                  <w:rFonts w:ascii="Cambria Math" w:hAnsi="Cambria Math"/>
                </w:rPr>
                <m:t>v</m:t>
              </w:ins>
            </m:r>
          </m:e>
          <m:sub>
            <m:r>
              <w:ins w:id="279" w:author="Степашка Модняш" w:date="2025-03-25T00:16:00Z">
                <m:rPr>
                  <m:sty m:val="bi"/>
                </m:rPr>
                <w:rPr>
                  <w:rFonts w:ascii="Cambria Math" w:hAnsi="Cambria Math"/>
                </w:rPr>
                <m:t>i</m:t>
              </w:ins>
            </m:r>
          </m:sub>
        </m:sSub>
      </m:oMath>
      <w:del w:id="280" w:author="Степашка Модняш" w:date="2025-03-25T00:16:00Z">
        <w:r w:rsidRPr="000B2D8C" w:rsidDel="004C097E">
          <w:delText>vi</w:delText>
        </w:r>
        <w:r w:rsidRPr="00446212" w:rsidDel="004C097E">
          <w:rPr>
            <w:i/>
            <w:iCs/>
          </w:rPr>
          <w:delText>vi</w:delText>
        </w:r>
      </w:del>
      <w:r w:rsidRPr="000B2D8C">
        <w:t>​ как корней </w:t>
      </w:r>
      <m:oMath>
        <m:sSub>
          <m:sSubPr>
            <m:ctrlPr>
              <w:ins w:id="281" w:author="Степашка Модняш" w:date="2025-03-25T00:16:00Z">
                <w:rPr>
                  <w:rFonts w:ascii="Cambria Math" w:hAnsi="Cambria Math"/>
                  <w:b/>
                  <w:i/>
                  <w:lang w:val="en-US"/>
                </w:rPr>
              </w:ins>
            </m:ctrlPr>
          </m:sSubPr>
          <m:e>
            <m:r>
              <w:ins w:id="282" w:author="Степашка Модняш" w:date="2025-03-25T00:16:00Z">
                <m:rPr>
                  <m:sty m:val="bi"/>
                </m:rPr>
                <w:rPr>
                  <w:rFonts w:ascii="Cambria Math" w:hAnsi="Cambria Math"/>
                </w:rPr>
                <m:t>C</m:t>
              </w:ins>
            </m:r>
            <m:ctrlPr>
              <w:ins w:id="283" w:author="Степашка Модняш" w:date="2025-03-25T00:16:00Z">
                <w:rPr>
                  <w:rFonts w:ascii="Cambria Math" w:hAnsi="Cambria Math"/>
                  <w:b/>
                  <w:i/>
                </w:rPr>
              </w:ins>
            </m:ctrlPr>
          </m:e>
          <m:sub>
            <m:r>
              <w:ins w:id="284" w:author="Степашка Модняш" w:date="2025-03-25T00:16:00Z"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w:ins>
            </m:r>
          </m:sub>
        </m:sSub>
      </m:oMath>
      <w:ins w:id="285" w:author="Степашка Модняш" w:date="2025-03-25T00:16:00Z">
        <w:r w:rsidRPr="00446212" w:rsidDel="000B2D8C">
          <w:rPr>
            <w:b/>
          </w:rPr>
          <w:t xml:space="preserve"> </w:t>
        </w:r>
      </w:ins>
      <w:del w:id="286" w:author="Степашка Модняш" w:date="2025-03-25T00:16:00Z">
        <w:r w:rsidRPr="000B2D8C" w:rsidDel="000B2D8C">
          <w:delText>Ci</w:delText>
        </w:r>
        <w:r w:rsidRPr="00446212" w:rsidDel="000B2D8C">
          <w:rPr>
            <w:i/>
            <w:iCs/>
          </w:rPr>
          <w:delText>Ci</w:delText>
        </w:r>
      </w:del>
      <w:del w:id="287" w:author="Степашка Модняш" w:date="2025-03-25T00:17:00Z">
        <w:r w:rsidRPr="000B2D8C" w:rsidDel="000B2D8C">
          <w:delText>​ </w:delText>
        </w:r>
      </w:del>
      <w:r w:rsidRPr="000B2D8C">
        <w:t>удовлетворяет этому ограничению.</w:t>
      </w:r>
      <w:bookmarkEnd w:id="266"/>
    </w:p>
    <w:p w14:paraId="31DC4C1F" w14:textId="0E1D1D1D" w:rsidR="00446212" w:rsidRPr="00E6148F" w:rsidDel="00AC55AD" w:rsidRDefault="00446212" w:rsidP="00446212">
      <w:pPr>
        <w:ind w:firstLine="0"/>
        <w:rPr>
          <w:del w:id="288" w:author="Степашка Модняш" w:date="2025-03-25T01:41:00Z"/>
        </w:rPr>
      </w:pPr>
      <w:bookmarkStart w:id="289" w:name="_Toc193757799"/>
      <w:r w:rsidRPr="00446212">
        <w:rPr>
          <w:b/>
          <w:bCs/>
          <w:rPrChange w:id="290" w:author="Степашка Модняш" w:date="2025-03-25T00:17:00Z">
            <w:rPr>
              <w:rFonts w:eastAsiaTheme="majorEastAsia" w:cstheme="majorBidi"/>
              <w:b/>
              <w:bCs/>
              <w:szCs w:val="24"/>
            </w:rPr>
          </w:rPrChange>
        </w:rPr>
        <w:t>Следствие</w:t>
      </w:r>
      <w:r w:rsidRPr="00446212">
        <w:rPr>
          <w:b/>
          <w:bCs/>
          <w:rPrChange w:id="291" w:author="Степашка Модняш" w:date="2025-03-25T00:20:00Z">
            <w:rPr>
              <w:rFonts w:eastAsiaTheme="majorEastAsia" w:cstheme="majorBidi"/>
              <w:b/>
              <w:bCs/>
              <w:szCs w:val="24"/>
            </w:rPr>
          </w:rPrChange>
        </w:rPr>
        <w:t>.</w:t>
      </w:r>
      <w:r w:rsidRPr="00E6148F">
        <w:br/>
        <w:t>Для многоугольника без "отрезков-перегородок" (вырожденных рёбер) алгоритм строит разбиение с </w:t>
      </w:r>
      <m:oMath>
        <m:r>
          <w:ins w:id="292" w:author="Степашка Модняш" w:date="2025-03-25T00:17:00Z">
            <w:rPr>
              <w:rFonts w:ascii="Cambria Math" w:hAnsi="Cambria Math"/>
            </w:rPr>
            <m:t>m≤</m:t>
          </w:ins>
        </m:r>
        <m:d>
          <m:dPr>
            <m:begChr m:val="⌊"/>
            <m:endChr m:val="⌋"/>
            <m:ctrlPr>
              <w:ins w:id="293" w:author="Степашка Модняш" w:date="2025-03-25T00:18:00Z">
                <w:rPr>
                  <w:rFonts w:ascii="Cambria Math" w:hAnsi="Cambria Math"/>
                  <w:i/>
                </w:rPr>
              </w:ins>
            </m:ctrlPr>
          </m:dPr>
          <m:e>
            <m:f>
              <m:fPr>
                <m:ctrlPr>
                  <w:ins w:id="294" w:author="Степашка Модняш" w:date="2025-03-25T00:18:00Z">
                    <w:rPr>
                      <w:rFonts w:ascii="Cambria Math" w:hAnsi="Cambria Math"/>
                      <w:i/>
                    </w:rPr>
                  </w:ins>
                </m:ctrlPr>
              </m:fPr>
              <m:num>
                <m:r>
                  <w:ins w:id="295" w:author="Степашка Модняш" w:date="2025-03-25T00:19:00Z">
                    <w:rPr>
                      <w:rFonts w:ascii="Cambria Math" w:hAnsi="Cambria Math"/>
                    </w:rPr>
                    <m:t>n</m:t>
                  </w:ins>
                </m:r>
              </m:num>
              <m:den>
                <m:r>
                  <w:ins w:id="296" w:author="Степашка Модняш" w:date="2025-03-25T00:19:00Z">
                    <w:rPr>
                      <w:rFonts w:ascii="Cambria Math" w:hAnsi="Cambria Math"/>
                    </w:rPr>
                    <m:t>3</m:t>
                  </w:ins>
                </m:r>
              </m:den>
            </m:f>
          </m:e>
        </m:d>
      </m:oMath>
      <w:ins w:id="297" w:author="Степашка Модняш" w:date="2025-03-25T00:17:00Z">
        <w:r w:rsidRPr="00E6148F" w:rsidDel="008B1FE8">
          <w:t xml:space="preserve"> </w:t>
        </w:r>
      </w:ins>
      <w:del w:id="298" w:author="Степашка Модняш" w:date="2025-03-25T00:17:00Z">
        <w:r w:rsidRPr="00E6148F" w:rsidDel="008B1FE8">
          <w:delText>m≤</w:delText>
        </w:r>
        <w:r w:rsidRPr="00E6148F" w:rsidDel="008B1FE8">
          <w:rPr>
            <w:rFonts w:ascii="Cambria Math" w:hAnsi="Cambria Math" w:cs="Cambria Math"/>
          </w:rPr>
          <w:delText>⌊</w:delText>
        </w:r>
        <w:r w:rsidRPr="00E6148F" w:rsidDel="008B1FE8">
          <w:delText>n/3</w:delText>
        </w:r>
        <w:r w:rsidRPr="00E6148F" w:rsidDel="008B1FE8">
          <w:rPr>
            <w:rFonts w:ascii="Cambria Math" w:hAnsi="Cambria Math" w:cs="Cambria Math"/>
          </w:rPr>
          <w:delText>⌋</w:delText>
        </w:r>
        <w:r w:rsidRPr="00E6148F" w:rsidDel="008B1FE8">
          <w:rPr>
            <w:i/>
            <w:iCs/>
          </w:rPr>
          <w:delText>m</w:delText>
        </w:r>
        <w:r w:rsidRPr="00E6148F" w:rsidDel="008B1FE8">
          <w:delText>≤</w:delText>
        </w:r>
        <w:r w:rsidRPr="00E6148F" w:rsidDel="008B1FE8">
          <w:rPr>
            <w:rFonts w:ascii="Cambria Math" w:hAnsi="Cambria Math" w:cs="Cambria Math"/>
          </w:rPr>
          <w:delText>⌊</w:delText>
        </w:r>
        <w:r w:rsidRPr="00E6148F" w:rsidDel="008B1FE8">
          <w:rPr>
            <w:i/>
            <w:iCs/>
          </w:rPr>
          <w:delText>n</w:delText>
        </w:r>
        <w:r w:rsidRPr="00E6148F" w:rsidDel="008B1FE8">
          <w:delText>/3</w:delText>
        </w:r>
        <w:r w:rsidRPr="00E6148F" w:rsidDel="008B1FE8">
          <w:rPr>
            <w:rFonts w:ascii="Cambria Math" w:hAnsi="Cambria Math" w:cs="Cambria Math"/>
          </w:rPr>
          <w:delText>⌋</w:delText>
        </w:r>
        <w:r w:rsidRPr="00E6148F" w:rsidDel="008B1FE8">
          <w:delText> </w:delText>
        </w:r>
      </w:del>
      <w:r w:rsidRPr="00E6148F">
        <w:t>компонентами, что согласуется с верхней оценкой теоремы Чватала.</w:t>
      </w:r>
      <w:bookmarkEnd w:id="289"/>
    </w:p>
    <w:p w14:paraId="176B03A8" w14:textId="77777777" w:rsidR="00E45C01" w:rsidRPr="006F7987" w:rsidDel="00AC55AD" w:rsidRDefault="00E45C01" w:rsidP="00DB3DD8">
      <w:pPr>
        <w:pStyle w:val="3"/>
        <w:rPr>
          <w:del w:id="299" w:author="Степашка Модняш" w:date="2025-03-25T01:41:00Z"/>
          <w:b w:val="0"/>
          <w:bCs/>
        </w:rPr>
      </w:pPr>
    </w:p>
    <w:p w14:paraId="2E0485A7" w14:textId="77777777" w:rsidR="00E6148F" w:rsidRPr="006C53E9" w:rsidRDefault="00E6148F">
      <w:pPr>
        <w:ind w:firstLine="0"/>
        <w:pPrChange w:id="300" w:author="Степашка Модняш" w:date="2025-03-25T01:41:00Z">
          <w:pPr/>
        </w:pPrChange>
      </w:pPr>
    </w:p>
    <w:p w14:paraId="22FE734E" w14:textId="49107526" w:rsidR="00DB3DD8" w:rsidRDefault="00DB3DD8" w:rsidP="00DB3DD8">
      <w:pPr>
        <w:pStyle w:val="3"/>
      </w:pPr>
      <w:bookmarkStart w:id="301" w:name="_Toc193759414"/>
      <w:r>
        <w:lastRenderedPageBreak/>
        <w:t>1.2.2. Трудоёмкость алгоритма</w:t>
      </w:r>
      <w:bookmarkEnd w:id="301"/>
    </w:p>
    <w:p w14:paraId="1B501B7B" w14:textId="5DE91540" w:rsidR="0003559B" w:rsidRPr="0003559B" w:rsidRDefault="0003559B" w:rsidP="00446212">
      <w:pPr>
        <w:rPr>
          <w:i/>
        </w:rPr>
      </w:pPr>
      <w:r w:rsidRPr="0003559B">
        <w:t xml:space="preserve">Вычислительная сложность алгоритма составляет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Cs/>
                <w:i/>
                <w:rPrChange w:id="302" w:author="Степашка Модняш" w:date="2025-03-25T01:44:00Z">
                  <w:rPr>
                    <w:rFonts w:ascii="Cambria Math" w:hAnsi="Cambria Math"/>
                    <w:b/>
                    <w:i/>
                  </w:rPr>
                </w:rPrChange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</m:t>
        </m:r>
      </m:oMath>
      <w:r w:rsidRPr="006C53E9">
        <w:rPr>
          <w:bCs/>
        </w:rPr>
        <w:t xml:space="preserve"> </w:t>
      </w:r>
      <w:r w:rsidRPr="0003559B">
        <w:t xml:space="preserve">для простого многоугольника, что обусловлено перебором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rPrChange w:id="303" w:author="Степашка Модняш" w:date="2025-03-25T01:44:00Z">
                  <w:rPr>
                    <w:rFonts w:ascii="Cambria Math" w:hAnsi="Cambria Math"/>
                    <w:b/>
                    <w:i/>
                  </w:rPr>
                </w:rPrChange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rPrChange w:id="304" w:author="Степашка Модняш" w:date="2025-03-25T01:44:00Z">
                      <w:rPr>
                        <w:rFonts w:ascii="Cambria Math" w:hAnsi="Cambria Math"/>
                        <w:b/>
                        <w:i/>
                      </w:rPr>
                    </w:rPrChange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3559B">
        <w:rPr>
          <w:b/>
        </w:rPr>
        <w:t xml:space="preserve"> </w:t>
      </w:r>
      <w:r w:rsidRPr="0003559B">
        <w:t xml:space="preserve">хорд и проверкой видимости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rPrChange w:id="305" w:author="Степашка Модняш" w:date="2025-03-25T01:44:00Z">
                  <w:rPr>
                    <w:rFonts w:ascii="Cambria Math" w:hAnsi="Cambria Math"/>
                    <w:b/>
                    <w:i/>
                  </w:rPr>
                </w:rPrChange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rPrChange w:id="306" w:author="Степашка Модняш" w:date="2025-03-25T01:44:00Z">
                      <w:rPr>
                        <w:rFonts w:ascii="Cambria Math" w:hAnsi="Cambria Math"/>
                        <w:b/>
                        <w:i/>
                      </w:rPr>
                    </w:rPrChange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6C53E9">
        <w:rPr>
          <w:bCs/>
          <w:rPrChange w:id="307" w:author="Степашка Модняш" w:date="2025-03-25T01:44:00Z">
            <w:rPr>
              <w:b/>
            </w:rPr>
          </w:rPrChange>
        </w:rPr>
        <w:t xml:space="preserve"> </w:t>
      </w:r>
      <w:r w:rsidRPr="0003559B">
        <w:t xml:space="preserve">компонент для каждой из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3559B">
        <w:rPr>
          <w:b/>
        </w:rPr>
        <w:t xml:space="preserve"> </w:t>
      </w:r>
      <w:r>
        <w:rPr>
          <w:b/>
        </w:rPr>
        <w:t>вершин</w:t>
      </w:r>
      <w:r w:rsidRPr="0003559B">
        <w:rPr>
          <w:b/>
        </w:rPr>
        <w:t>.</w:t>
      </w:r>
    </w:p>
    <w:p w14:paraId="19F7B5CF" w14:textId="1B374BBB" w:rsidR="00446212" w:rsidRDefault="0003559B" w:rsidP="00446212">
      <w:pPr>
        <w:rPr>
          <w:b/>
        </w:rPr>
      </w:pPr>
      <w:r w:rsidRPr="0003559B">
        <w:t xml:space="preserve">Ключевой особенностью является жадная стратегия выбора вершин, которая гарантирует, что количество охранников не превысит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Cs/>
                <w:i/>
                <w:rPrChange w:id="308" w:author="Степашка Модняш" w:date="2025-03-25T01:44:00Z">
                  <w:rPr>
                    <w:rFonts w:ascii="Cambria Math" w:hAnsi="Cambria Math"/>
                    <w:b/>
                    <w:i/>
                  </w:rPr>
                </w:rPrChange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bCs/>
                    <w:i/>
                    <w:rPrChange w:id="309" w:author="Степашка Модняш" w:date="2025-03-25T01:44:00Z">
                      <w:rPr>
                        <w:rFonts w:ascii="Cambria Math" w:hAnsi="Cambria Math"/>
                        <w:b/>
                        <w:i/>
                      </w:rPr>
                    </w:rPrChange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OPT</m:t>
        </m:r>
      </m:oMath>
      <w:r w:rsidR="00355475" w:rsidRPr="006C53E9">
        <w:rPr>
          <w:bCs/>
          <w:rPrChange w:id="310" w:author="Степашка Модняш" w:date="2025-03-25T01:44:00Z">
            <w:rPr>
              <w:b/>
            </w:rPr>
          </w:rPrChange>
        </w:rPr>
        <w:t xml:space="preserve">, где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PT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Cs/>
                <w:i/>
                <w:lang w:val="en-US"/>
                <w:rPrChange w:id="311" w:author="Степашка Модняш" w:date="2025-03-25T01:44:00Z">
                  <w:rPr>
                    <w:rFonts w:ascii="Cambria Math" w:hAnsi="Cambria Math"/>
                    <w:b/>
                    <w:i/>
                    <w:lang w:val="en-US"/>
                  </w:rPr>
                </w:rPrChange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val="en-US"/>
                    <w:rPrChange w:id="312" w:author="Степашка Модняш" w:date="2025-03-25T01:44:00Z">
                      <w:rPr>
                        <w:rFonts w:ascii="Cambria Math" w:hAnsi="Cambria Math"/>
                        <w:b/>
                        <w:i/>
                        <w:lang w:val="en-US"/>
                      </w:rPr>
                    </w:rPrChange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</m:d>
          </m:e>
        </m:func>
      </m:oMath>
      <w:r w:rsidR="00355475">
        <w:rPr>
          <w:b/>
        </w:rPr>
        <w:t xml:space="preserve"> </w:t>
      </w:r>
      <w:r w:rsidRPr="0003559B">
        <w:t>— оптимальное решение. Это следует из аналогии с задачей покрытия множества, где жадный алгоритм дает логарифмическую аппроксимацию. Таким образом, алгоритм эффективно (хотя и не минимально) сокращает число охранников ценой полиномиальной трудоемкости.</w:t>
      </w:r>
    </w:p>
    <w:p w14:paraId="2317A042" w14:textId="77777777" w:rsidR="00446212" w:rsidRDefault="00446212" w:rsidP="00446212"/>
    <w:p w14:paraId="74F51686" w14:textId="77777777" w:rsidR="00446212" w:rsidRDefault="00446212" w:rsidP="00446212"/>
    <w:p w14:paraId="68D6D4C3" w14:textId="77777777" w:rsidR="00446212" w:rsidRDefault="00446212" w:rsidP="00446212"/>
    <w:p w14:paraId="331C87BA" w14:textId="77777777" w:rsidR="00446212" w:rsidRDefault="00446212" w:rsidP="00446212"/>
    <w:p w14:paraId="01E59503" w14:textId="77777777" w:rsidR="00446212" w:rsidRDefault="00446212" w:rsidP="00446212"/>
    <w:p w14:paraId="0C14FD3B" w14:textId="77777777" w:rsidR="00446212" w:rsidRDefault="00446212" w:rsidP="00446212"/>
    <w:p w14:paraId="621EAAB0" w14:textId="77777777" w:rsidR="00446212" w:rsidRDefault="00446212" w:rsidP="00446212"/>
    <w:p w14:paraId="4F19AB98" w14:textId="77777777" w:rsidR="00446212" w:rsidRDefault="00446212" w:rsidP="00446212"/>
    <w:p w14:paraId="63867A0B" w14:textId="77777777" w:rsidR="00446212" w:rsidRDefault="00446212" w:rsidP="00446212"/>
    <w:p w14:paraId="0B4015E8" w14:textId="77777777" w:rsidR="00446212" w:rsidRDefault="00446212" w:rsidP="00446212"/>
    <w:p w14:paraId="56B2BE59" w14:textId="77777777" w:rsidR="00446212" w:rsidRDefault="00446212" w:rsidP="00446212"/>
    <w:p w14:paraId="2042F3F2" w14:textId="77777777" w:rsidR="00446212" w:rsidRDefault="00446212" w:rsidP="00446212"/>
    <w:p w14:paraId="50A3E732" w14:textId="77777777" w:rsidR="00446212" w:rsidRDefault="00446212" w:rsidP="00446212"/>
    <w:p w14:paraId="15B0D5DF" w14:textId="77777777" w:rsidR="00446212" w:rsidRPr="00446212" w:rsidRDefault="00446212" w:rsidP="00446212"/>
    <w:p w14:paraId="1C52173A" w14:textId="7399C1A0" w:rsidR="00A52EB6" w:rsidRPr="00355475" w:rsidRDefault="00DB3DD8" w:rsidP="00446212">
      <w:pPr>
        <w:pStyle w:val="3"/>
        <w:rPr>
          <w:ins w:id="313" w:author="Степашка Модняш" w:date="2025-03-25T00:50:00Z"/>
          <w:rFonts w:eastAsia="Calibri" w:cs="Calibri"/>
          <w:b w:val="0"/>
          <w:szCs w:val="22"/>
        </w:rPr>
      </w:pPr>
      <w:bookmarkStart w:id="314" w:name="_Toc193759415"/>
      <w:r>
        <w:lastRenderedPageBreak/>
        <w:t xml:space="preserve">1.2.3. </w:t>
      </w:r>
      <w:r w:rsidR="00A52EB6">
        <w:t>Формальное</w:t>
      </w:r>
      <w:ins w:id="315" w:author="Степашка Модняш" w:date="2025-03-25T00:27:00Z">
        <w:r w:rsidR="0056374B">
          <w:t xml:space="preserve"> описание</w:t>
        </w:r>
      </w:ins>
      <w:r w:rsidR="00A52EB6">
        <w:t xml:space="preserve"> алгоритма</w:t>
      </w:r>
      <w:bookmarkEnd w:id="314"/>
      <w:del w:id="316" w:author="Степашка Модняш" w:date="2025-03-25T00:24:00Z"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 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</w:del>
    </w:p>
    <w:p w14:paraId="37C85F8D" w14:textId="5A61E777" w:rsidR="0056374B" w:rsidRPr="000D726F" w:rsidDel="0056374B" w:rsidRDefault="00DB3DD8">
      <w:pPr>
        <w:ind w:firstLine="0"/>
        <w:rPr>
          <w:del w:id="317" w:author="Степашка Модняш" w:date="2025-03-25T00:27:00Z"/>
          <w:i/>
          <w:rPrChange w:id="318" w:author="Степашка Модняш" w:date="2025-03-25T00:28:00Z">
            <w:rPr>
              <w:del w:id="319" w:author="Степашка Модняш" w:date="2025-03-25T00:27:00Z"/>
            </w:rPr>
          </w:rPrChange>
        </w:rPr>
        <w:pPrChange w:id="320" w:author="Степашка Модняш" w:date="2025-03-25T00:27:00Z">
          <w:pPr/>
        </w:pPrChange>
      </w:pPr>
      <w:del w:id="321" w:author="Степашка Модняш" w:date="2025-03-25T00:24:00Z">
        <w:r w:rsidDel="00755362">
          <w:delText>Текст. Текст. 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 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  <w:r w:rsidRPr="00FA1ED8" w:rsidDel="00755362">
          <w:delText xml:space="preserve"> </w:delText>
        </w:r>
        <w:r w:rsidDel="00755362">
          <w:delText>Текст. Текст.</w:delText>
        </w:r>
      </w:del>
      <w:ins w:id="322" w:author="Степашка Модняш" w:date="2025-03-25T00:26:00Z">
        <w:r w:rsidR="00597918">
          <w:t>Входные данные:</w:t>
        </w:r>
      </w:ins>
      <w:ins w:id="323" w:author="Степашка Модняш" w:date="2025-03-25T00:27:00Z">
        <w:r w:rsidR="0056374B">
          <w:t xml:space="preserve"> </w:t>
        </w:r>
      </w:ins>
      <m:oMath>
        <m:r>
          <w:ins w:id="324" w:author="Степашка Модняш" w:date="2025-03-25T00:27:00Z">
            <w:rPr>
              <w:rFonts w:ascii="Cambria Math" w:hAnsi="Cambria Math"/>
            </w:rPr>
            <m:t>P</m:t>
          </w:ins>
        </m:r>
        <m:r>
          <w:ins w:id="325" w:author="Степашка Модняш" w:date="2025-03-25T00:27:00Z">
            <w:rPr>
              <w:rFonts w:ascii="Cambria Math" w:hAnsi="Cambria Math"/>
              <w:rPrChange w:id="326" w:author="Степашка Модняш" w:date="2025-03-25T00:28:00Z">
                <w:rPr>
                  <w:rFonts w:ascii="Cambria Math" w:hAnsi="Cambria Math"/>
                  <w:lang w:val="en-US"/>
                </w:rPr>
              </w:rPrChange>
            </w:rPr>
            <m:t>={</m:t>
          </w:ins>
        </m:r>
        <m:sSub>
          <m:sSubPr>
            <m:ctrlPr>
              <w:ins w:id="327" w:author="Степашка Модняш" w:date="2025-03-25T00:27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328" w:author="Степашка Модняш" w:date="2025-03-25T00:27:00Z">
                <w:rPr>
                  <w:rFonts w:ascii="Cambria Math" w:hAnsi="Cambria Math"/>
                  <w:lang w:val="en-US"/>
                </w:rPr>
                <m:t>v</m:t>
              </w:ins>
            </m:r>
          </m:e>
          <m:sub>
            <m:r>
              <w:ins w:id="329" w:author="Степашка Модняш" w:date="2025-03-25T00:27:00Z">
                <w:rPr>
                  <w:rFonts w:ascii="Cambria Math" w:hAnsi="Cambria Math"/>
                  <w:rPrChange w:id="330" w:author="Степашка Модняш" w:date="2025-03-25T00:28:00Z">
                    <w:rPr>
                      <w:rFonts w:ascii="Cambria Math" w:hAnsi="Cambria Math"/>
                      <w:lang w:val="en-US"/>
                    </w:rPr>
                  </w:rPrChange>
                </w:rPr>
                <m:t>1</m:t>
              </w:ins>
            </m:r>
          </m:sub>
        </m:sSub>
        <m:r>
          <w:ins w:id="331" w:author="Степашка Модняш" w:date="2025-03-25T00:27:00Z">
            <w:rPr>
              <w:rFonts w:ascii="Cambria Math" w:hAnsi="Cambria Math"/>
              <w:rPrChange w:id="332" w:author="Степашка Модняш" w:date="2025-03-25T00:28:00Z">
                <w:rPr>
                  <w:rFonts w:ascii="Cambria Math" w:hAnsi="Cambria Math"/>
                  <w:lang w:val="en-US"/>
                </w:rPr>
              </w:rPrChange>
            </w:rPr>
            <m:t>,…</m:t>
          </w:ins>
        </m:r>
        <m:r>
          <w:ins w:id="333" w:author="Степашка Модняш" w:date="2025-03-25T00:28:00Z">
            <w:rPr>
              <w:rFonts w:ascii="Cambria Math" w:hAnsi="Cambria Math"/>
              <w:rPrChange w:id="334" w:author="Степашка Модняш" w:date="2025-03-25T00:28:00Z">
                <w:rPr>
                  <w:rFonts w:ascii="Cambria Math" w:hAnsi="Cambria Math"/>
                  <w:lang w:val="en-US"/>
                </w:rPr>
              </w:rPrChange>
            </w:rPr>
            <m:t>,</m:t>
          </w:ins>
        </m:r>
        <m:sSub>
          <m:sSubPr>
            <m:ctrlPr>
              <w:ins w:id="335" w:author="Степашка Модняш" w:date="2025-03-25T00:28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336" w:author="Степашка Модняш" w:date="2025-03-25T00:28:00Z">
                <w:rPr>
                  <w:rFonts w:ascii="Cambria Math" w:hAnsi="Cambria Math"/>
                  <w:lang w:val="en-US"/>
                </w:rPr>
                <m:t>v</m:t>
              </w:ins>
            </m:r>
          </m:e>
          <m:sub>
            <m:r>
              <w:ins w:id="337" w:author="Степашка Модняш" w:date="2025-03-25T00:28:00Z">
                <w:rPr>
                  <w:rFonts w:ascii="Cambria Math" w:hAnsi="Cambria Math"/>
                  <w:lang w:val="en-US"/>
                </w:rPr>
                <m:t>n</m:t>
              </w:ins>
            </m:r>
          </m:sub>
        </m:sSub>
        <m:r>
          <w:ins w:id="338" w:author="Степашка Модняш" w:date="2025-03-25T00:28:00Z">
            <w:rPr>
              <w:rFonts w:ascii="Cambria Math" w:hAnsi="Cambria Math"/>
              <w:rPrChange w:id="339" w:author="Степашка Модняш" w:date="2025-03-25T00:28:00Z">
                <w:rPr>
                  <w:rFonts w:ascii="Cambria Math" w:hAnsi="Cambria Math"/>
                  <w:lang w:val="en-US"/>
                </w:rPr>
              </w:rPrChange>
            </w:rPr>
            <m:t>}</m:t>
          </w:ins>
        </m:r>
      </m:oMath>
      <w:ins w:id="340" w:author="Степашка Модняш" w:date="2025-03-25T00:28:00Z">
        <w:r w:rsidR="00473462" w:rsidRPr="00473462">
          <w:rPr>
            <w:rPrChange w:id="341" w:author="Степашка Модняш" w:date="2025-03-25T00:28:00Z">
              <w:rPr>
                <w:lang w:val="en-US"/>
              </w:rPr>
            </w:rPrChange>
          </w:rPr>
          <w:t xml:space="preserve">, </w:t>
        </w:r>
        <w:r w:rsidR="00473462">
          <w:t xml:space="preserve">где </w:t>
        </w:r>
      </w:ins>
      <m:oMath>
        <m:sSub>
          <m:sSubPr>
            <m:ctrlPr>
              <w:ins w:id="342" w:author="Степашка Модняш" w:date="2025-03-25T00:28:00Z">
                <w:rPr>
                  <w:rFonts w:ascii="Cambria Math" w:hAnsi="Cambria Math"/>
                  <w:i/>
                </w:rPr>
              </w:ins>
            </m:ctrlPr>
          </m:sSubPr>
          <m:e>
            <m:r>
              <w:ins w:id="343" w:author="Степашка Модняш" w:date="2025-03-25T00:28:00Z">
                <w:rPr>
                  <w:rFonts w:ascii="Cambria Math" w:hAnsi="Cambria Math"/>
                </w:rPr>
                <m:t>v</m:t>
              </w:ins>
            </m:r>
          </m:e>
          <m:sub>
            <m:r>
              <w:ins w:id="344" w:author="Степашка Модняш" w:date="2025-03-25T00:28:00Z">
                <w:rPr>
                  <w:rFonts w:ascii="Cambria Math" w:hAnsi="Cambria Math"/>
                </w:rPr>
                <m:t>j</m:t>
              </w:ins>
            </m:r>
          </m:sub>
        </m:sSub>
      </m:oMath>
      <w:ins w:id="345" w:author="Степашка Модняш" w:date="2025-03-25T00:31:00Z">
        <w:r w:rsidR="00E10EC6">
          <w:t xml:space="preserve"> </w:t>
        </w:r>
      </w:ins>
    </w:p>
    <w:p w14:paraId="0C354F60" w14:textId="11FA84F1" w:rsidR="00E10EC6" w:rsidRPr="00E10EC6" w:rsidRDefault="00E10EC6" w:rsidP="00E10EC6">
      <w:pPr>
        <w:tabs>
          <w:tab w:val="left" w:pos="5415"/>
        </w:tabs>
        <w:ind w:firstLine="0"/>
        <w:rPr>
          <w:ins w:id="346" w:author="Степашка Модняш" w:date="2025-03-25T00:31:00Z"/>
          <w:rPrChange w:id="347" w:author="Степашка Модняш" w:date="2025-03-25T00:31:00Z">
            <w:rPr>
              <w:ins w:id="348" w:author="Степашка Модняш" w:date="2025-03-25T00:31:00Z"/>
              <w:lang w:val="en-US"/>
            </w:rPr>
          </w:rPrChange>
        </w:rPr>
      </w:pPr>
      <w:ins w:id="349" w:author="Степашка Модняш" w:date="2025-03-25T00:33:00Z">
        <w:r w:rsidRPr="00E10EC6">
          <w:rPr>
            <w:rFonts w:eastAsiaTheme="minorEastAsia"/>
          </w:rPr>
          <w:t>—</w:t>
        </w:r>
        <w:r w:rsidRPr="00FC154F">
          <w:rPr>
            <w:rFonts w:eastAsiaTheme="minorEastAsia"/>
            <w:rPrChange w:id="350" w:author="Степашка Модняш" w:date="2025-03-25T00:50:00Z">
              <w:rPr>
                <w:rFonts w:eastAsiaTheme="minorEastAsia"/>
                <w:lang w:val="en-US"/>
              </w:rPr>
            </w:rPrChange>
          </w:rPr>
          <w:t xml:space="preserve"> </w:t>
        </w:r>
      </w:ins>
      <w:ins w:id="351" w:author="Степашка Модняш" w:date="2025-03-25T00:31:00Z">
        <w:r>
          <w:t>вершины.</w:t>
        </w:r>
      </w:ins>
    </w:p>
    <w:p w14:paraId="7EF12C57" w14:textId="42EC4B20" w:rsidR="00E10EC6" w:rsidRPr="006C53E9" w:rsidRDefault="00E10EC6" w:rsidP="00E10EC6">
      <w:pPr>
        <w:tabs>
          <w:tab w:val="left" w:pos="5415"/>
        </w:tabs>
        <w:ind w:firstLine="0"/>
        <w:rPr>
          <w:ins w:id="352" w:author="Степашка Модняш" w:date="2025-03-25T00:32:00Z"/>
          <w:rPrChange w:id="353" w:author="Степашка Модняш" w:date="2025-03-25T01:44:00Z">
            <w:rPr>
              <w:ins w:id="354" w:author="Степашка Модняш" w:date="2025-03-25T00:32:00Z"/>
              <w:lang w:val="en-US"/>
            </w:rPr>
          </w:rPrChange>
        </w:rPr>
      </w:pPr>
      <w:ins w:id="355" w:author="Степашка Модняш" w:date="2025-03-25T00:31:00Z">
        <w:r>
          <w:t>Выходные данные</w:t>
        </w:r>
        <w:r w:rsidRPr="00E10EC6">
          <w:rPr>
            <w:rPrChange w:id="356" w:author="Степашка Модняш" w:date="2025-03-25T00:31:00Z">
              <w:rPr>
                <w:lang w:val="en-US"/>
              </w:rPr>
            </w:rPrChange>
          </w:rPr>
          <w:t xml:space="preserve">: </w:t>
        </w:r>
      </w:ins>
      <m:oMath>
        <m:r>
          <w:ins w:id="357" w:author="Степашка Модняш" w:date="2025-03-25T00:31:00Z">
            <w:rPr>
              <w:rFonts w:ascii="Cambria Math" w:hAnsi="Cambria Math"/>
              <w:lang w:val="en-US"/>
            </w:rPr>
            <m:t>Q</m:t>
          </w:ins>
        </m:r>
        <m:r>
          <w:ins w:id="358" w:author="Степашка Модняш" w:date="2025-03-25T00:31:00Z">
            <w:rPr>
              <w:rFonts w:ascii="Cambria Math" w:hAnsi="Cambria Math"/>
              <w:rPrChange w:id="359" w:author="Степашка Модняш" w:date="2025-03-25T00:31:00Z">
                <w:rPr>
                  <w:rFonts w:ascii="Cambria Math" w:hAnsi="Cambria Math"/>
                  <w:lang w:val="en-US"/>
                </w:rPr>
              </w:rPrChange>
            </w:rPr>
            <m:t>⊆</m:t>
          </w:ins>
        </m:r>
        <m:r>
          <w:ins w:id="360" w:author="Степашка Модняш" w:date="2025-03-25T00:31:00Z">
            <w:rPr>
              <w:rFonts w:ascii="Cambria Math" w:hAnsi="Cambria Math"/>
              <w:lang w:val="en-US"/>
            </w:rPr>
            <m:t>V</m:t>
          </w:ins>
        </m:r>
        <m:r>
          <w:ins w:id="361" w:author="Степашка Модняш" w:date="2025-03-25T00:31:00Z">
            <w:rPr>
              <w:rFonts w:ascii="Cambria Math" w:hAnsi="Cambria Math"/>
              <w:rPrChange w:id="362" w:author="Степашка Модняш" w:date="2025-03-25T00:31:00Z">
                <w:rPr>
                  <w:rFonts w:ascii="Cambria Math" w:hAnsi="Cambria Math"/>
                  <w:lang w:val="en-US"/>
                </w:rPr>
              </w:rPrChange>
            </w:rPr>
            <m:t>(</m:t>
          </w:ins>
        </m:r>
        <m:r>
          <w:ins w:id="363" w:author="Степашка Модняш" w:date="2025-03-25T00:31:00Z">
            <w:rPr>
              <w:rFonts w:ascii="Cambria Math" w:hAnsi="Cambria Math"/>
              <w:lang w:val="en-US"/>
            </w:rPr>
            <m:t>P</m:t>
          </w:ins>
        </m:r>
        <m:r>
          <w:ins w:id="364" w:author="Степашка Модняш" w:date="2025-03-25T00:31:00Z">
            <w:rPr>
              <w:rFonts w:ascii="Cambria Math" w:hAnsi="Cambria Math"/>
              <w:rPrChange w:id="365" w:author="Степашка Модняш" w:date="2025-03-25T00:31:00Z">
                <w:rPr>
                  <w:rFonts w:ascii="Cambria Math" w:hAnsi="Cambria Math"/>
                  <w:lang w:val="en-US"/>
                </w:rPr>
              </w:rPrChange>
            </w:rPr>
            <m:t>)</m:t>
          </w:ins>
        </m:r>
      </m:oMath>
      <w:ins w:id="366" w:author="Степашка Модняш" w:date="2025-03-25T00:32:00Z">
        <w:r>
          <w:t xml:space="preserve"> вершин-охранников, покрывающих </w:t>
        </w:r>
      </w:ins>
      <m:oMath>
        <m:r>
          <w:ins w:id="367" w:author="Степашка Модняш" w:date="2025-03-25T00:32:00Z">
            <w:rPr>
              <w:rFonts w:ascii="Cambria Math" w:hAnsi="Cambria Math"/>
            </w:rPr>
            <m:t>P</m:t>
          </w:ins>
        </m:r>
      </m:oMath>
      <w:ins w:id="368" w:author="Степашка Модняш" w:date="2025-03-25T00:32:00Z">
        <w:r w:rsidRPr="00E10EC6">
          <w:rPr>
            <w:rPrChange w:id="369" w:author="Степашка Модняш" w:date="2025-03-25T00:32:00Z">
              <w:rPr>
                <w:lang w:val="en-US"/>
              </w:rPr>
            </w:rPrChange>
          </w:rPr>
          <w:t>.</w:t>
        </w:r>
      </w:ins>
    </w:p>
    <w:p w14:paraId="45615B59" w14:textId="74F728CB" w:rsidR="00E10EC6" w:rsidRDefault="00E10EC6" w:rsidP="00E10EC6">
      <w:pPr>
        <w:tabs>
          <w:tab w:val="left" w:pos="5415"/>
        </w:tabs>
        <w:ind w:firstLine="0"/>
        <w:rPr>
          <w:ins w:id="370" w:author="Степашка Модняш" w:date="2025-03-25T00:32:00Z"/>
        </w:rPr>
      </w:pPr>
      <w:ins w:id="371" w:author="Степашка Модняш" w:date="2025-03-25T00:32:00Z">
        <w:r>
          <w:t>Обозначения:</w:t>
        </w:r>
      </w:ins>
    </w:p>
    <w:p w14:paraId="005D35E3" w14:textId="4506A035" w:rsidR="00E10EC6" w:rsidRPr="00E10EC6" w:rsidRDefault="00E10EC6" w:rsidP="00E10EC6">
      <w:pPr>
        <w:pStyle w:val="a4"/>
        <w:numPr>
          <w:ilvl w:val="0"/>
          <w:numId w:val="20"/>
        </w:numPr>
        <w:tabs>
          <w:tab w:val="left" w:pos="5415"/>
        </w:tabs>
        <w:rPr>
          <w:ins w:id="372" w:author="Степашка Модняш" w:date="2025-03-25T00:35:00Z"/>
          <w:rPrChange w:id="373" w:author="Степашка Модняш" w:date="2025-03-25T00:35:00Z">
            <w:rPr>
              <w:ins w:id="374" w:author="Степашка Модняш" w:date="2025-03-25T00:35:00Z"/>
              <w:rFonts w:eastAsiaTheme="minorEastAsia"/>
              <w:lang w:val="en-US" w:eastAsia="en-US"/>
            </w:rPr>
          </w:rPrChange>
        </w:rPr>
      </w:pPr>
      <m:oMath>
        <m:r>
          <w:ins w:id="375" w:author="Степашка Модняш" w:date="2025-03-25T00:32:00Z">
            <w:rPr>
              <w:rFonts w:ascii="Cambria Math" w:hAnsi="Cambria Math"/>
            </w:rPr>
            <m:t>C</m:t>
          </w:ins>
        </m:r>
        <m:r>
          <w:ins w:id="376" w:author="Степашка Модняш" w:date="2025-03-25T00:32:00Z">
            <w:rPr>
              <w:rFonts w:ascii="Cambria Math" w:hAnsi="Cambria Math"/>
              <w:rPrChange w:id="377" w:author="Степашка Модняш" w:date="2025-03-25T00:34:00Z">
                <w:rPr>
                  <w:rFonts w:ascii="Cambria Math" w:hAnsi="Cambria Math"/>
                  <w:lang w:val="en-US"/>
                </w:rPr>
              </w:rPrChange>
            </w:rPr>
            <m:t>={</m:t>
          </w:ins>
        </m:r>
        <m:sSub>
          <m:sSubPr>
            <m:ctrlPr>
              <w:ins w:id="378" w:author="Степашка Модняш" w:date="2025-03-25T00:33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379" w:author="Степашка Модняш" w:date="2025-03-25T00:32:00Z">
                <w:rPr>
                  <w:rFonts w:ascii="Cambria Math" w:hAnsi="Cambria Math"/>
                  <w:lang w:val="en-US"/>
                </w:rPr>
                <m:t>c</m:t>
              </w:ins>
            </m:r>
          </m:e>
          <m:sub>
            <m:r>
              <w:ins w:id="380" w:author="Степашка Модняш" w:date="2025-03-25T00:33:00Z">
                <w:rPr>
                  <w:rFonts w:ascii="Cambria Math" w:hAnsi="Cambria Math"/>
                  <w:rPrChange w:id="381" w:author="Степашка Модняш" w:date="2025-03-25T00:34:00Z">
                    <w:rPr>
                      <w:rFonts w:ascii="Cambria Math" w:hAnsi="Cambria Math"/>
                      <w:lang w:val="en-US"/>
                    </w:rPr>
                  </w:rPrChange>
                </w:rPr>
                <m:t>1</m:t>
              </w:ins>
            </m:r>
          </m:sub>
        </m:sSub>
        <m:r>
          <w:ins w:id="382" w:author="Степашка Модняш" w:date="2025-03-25T00:33:00Z">
            <w:rPr>
              <w:rFonts w:ascii="Cambria Math" w:hAnsi="Cambria Math"/>
              <w:rPrChange w:id="383" w:author="Степашка Модняш" w:date="2025-03-25T00:34:00Z">
                <w:rPr>
                  <w:rFonts w:ascii="Cambria Math" w:hAnsi="Cambria Math"/>
                  <w:lang w:val="en-US"/>
                </w:rPr>
              </w:rPrChange>
            </w:rPr>
            <m:t>,…</m:t>
          </w:ins>
        </m:r>
        <m:sSub>
          <m:sSubPr>
            <m:ctrlPr>
              <w:ins w:id="384" w:author="Степашка Модняш" w:date="2025-03-25T00:33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385" w:author="Степашка Модняш" w:date="2025-03-25T00:33:00Z">
                <w:rPr>
                  <w:rFonts w:ascii="Cambria Math" w:hAnsi="Cambria Math"/>
                  <w:lang w:val="en-US"/>
                </w:rPr>
                <m:t>c</m:t>
              </w:ins>
            </m:r>
          </m:e>
          <m:sub>
            <m:r>
              <w:ins w:id="386" w:author="Степашка Модняш" w:date="2025-03-25T00:33:00Z">
                <w:rPr>
                  <w:rFonts w:ascii="Cambria Math" w:hAnsi="Cambria Math"/>
                  <w:lang w:val="en-US"/>
                </w:rPr>
                <m:t>m</m:t>
              </w:ins>
            </m:r>
          </m:sub>
        </m:sSub>
        <m:r>
          <w:ins w:id="387" w:author="Степашка Модняш" w:date="2025-03-25T00:33:00Z">
            <w:rPr>
              <w:rFonts w:ascii="Cambria Math" w:hAnsi="Cambria Math"/>
              <w:rPrChange w:id="388" w:author="Степашка Модняш" w:date="2025-03-25T00:34:00Z">
                <w:rPr>
                  <w:rFonts w:ascii="Cambria Math" w:hAnsi="Cambria Math"/>
                  <w:lang w:val="en-US"/>
                </w:rPr>
              </w:rPrChange>
            </w:rPr>
            <m:t>}</m:t>
          </w:ins>
        </m:r>
      </m:oMath>
      <w:ins w:id="389" w:author="Степашка Модняш" w:date="2025-03-25T00:33:00Z">
        <w:r w:rsidRPr="00E10EC6">
          <w:rPr>
            <w:rFonts w:eastAsiaTheme="minorEastAsia"/>
            <w:rPrChange w:id="390" w:author="Степашка Модняш" w:date="2025-03-25T00:34:00Z">
              <w:rPr>
                <w:rFonts w:eastAsiaTheme="minorEastAsia"/>
                <w:lang w:val="en-US"/>
              </w:rPr>
            </w:rPrChange>
          </w:rPr>
          <w:t xml:space="preserve"> </w:t>
        </w:r>
        <w:r w:rsidRPr="00E10EC6">
          <w:rPr>
            <w:rFonts w:eastAsiaTheme="minorEastAsia"/>
          </w:rPr>
          <w:t>—</w:t>
        </w:r>
        <w:r w:rsidRPr="00E10EC6">
          <w:rPr>
            <w:rFonts w:eastAsiaTheme="minorEastAsia"/>
            <w:rPrChange w:id="391" w:author="Степашка Модняш" w:date="2025-03-25T00:34:00Z">
              <w:rPr>
                <w:rFonts w:eastAsiaTheme="minorEastAsia"/>
                <w:lang w:val="en-US"/>
              </w:rPr>
            </w:rPrChange>
          </w:rPr>
          <w:t xml:space="preserve"> </w:t>
        </w:r>
      </w:ins>
      <w:ins w:id="392" w:author="Степашка Модняш" w:date="2025-03-25T00:34:00Z">
        <w:r>
          <w:rPr>
            <w:rFonts w:eastAsiaTheme="minorEastAsia"/>
          </w:rPr>
          <w:t xml:space="preserve">множество выпуклых компонент </w:t>
        </w:r>
      </w:ins>
      <m:oMath>
        <m:r>
          <w:ins w:id="393" w:author="Степашка Модняш" w:date="2025-03-25T00:34:00Z">
            <w:rPr>
              <w:rFonts w:ascii="Cambria Math" w:eastAsiaTheme="minorEastAsia" w:hAnsi="Cambria Math"/>
            </w:rPr>
            <m:t>P</m:t>
          </w:ins>
        </m:r>
      </m:oMath>
      <w:ins w:id="394" w:author="Степашка Модняш" w:date="2025-03-25T00:34:00Z">
        <w:r w:rsidRPr="00E10EC6">
          <w:rPr>
            <w:rFonts w:eastAsiaTheme="minorEastAsia"/>
            <w:rPrChange w:id="395" w:author="Степашка Модняш" w:date="2025-03-25T00:34:00Z">
              <w:rPr>
                <w:rFonts w:eastAsiaTheme="minorEastAsia"/>
                <w:lang w:val="en-US"/>
              </w:rPr>
            </w:rPrChange>
          </w:rPr>
          <w:t xml:space="preserve">, </w:t>
        </w:r>
        <w:r>
          <w:rPr>
            <w:rFonts w:eastAsiaTheme="minorEastAsia"/>
          </w:rPr>
          <w:t>полученных разбиением по всем хордам</w:t>
        </w:r>
      </w:ins>
      <w:ins w:id="396" w:author="Степашка Модняш" w:date="2025-03-25T00:33:00Z">
        <w:r w:rsidRPr="00E10EC6">
          <w:rPr>
            <w:rFonts w:eastAsiaTheme="minorEastAsia"/>
          </w:rPr>
          <w:t> </w:t>
        </w:r>
      </w:ins>
      <m:oMath>
        <m:bar>
          <m:barPr>
            <m:pos m:val="top"/>
            <m:ctrlPr>
              <w:ins w:id="397" w:author="Степашка Модняш" w:date="2025-03-25T00:34:00Z">
                <w:rPr>
                  <w:rFonts w:ascii="Cambria Math" w:eastAsia="Calibri" w:hAnsi="Cambria Math" w:cs="Calibri"/>
                  <w:i/>
                  <w:lang w:eastAsia="en-US"/>
                </w:rPr>
              </w:ins>
            </m:ctrlPr>
          </m:barPr>
          <m:e>
            <m:sSub>
              <m:sSubPr>
                <m:ctrlPr>
                  <w:ins w:id="398" w:author="Степашка Модняш" w:date="2025-03-25T00:35:00Z">
                    <w:rPr>
                      <w:rFonts w:ascii="Cambria Math" w:hAnsi="Cambria Math"/>
                      <w:i/>
                    </w:rPr>
                  </w:ins>
                </m:ctrlPr>
              </m:sSubPr>
              <m:e>
                <m:r>
                  <w:ins w:id="399" w:author="Степашка Модняш" w:date="2025-03-25T00:34:00Z">
                    <w:rPr>
                      <w:rFonts w:ascii="Cambria Math" w:hAnsi="Cambria Math"/>
                    </w:rPr>
                    <m:t>v</m:t>
                  </w:ins>
                </m:r>
              </m:e>
              <m:sub>
                <m:r>
                  <w:ins w:id="400" w:author="Степашка Модняш" w:date="2025-03-25T00:35:00Z">
                    <w:rPr>
                      <w:rFonts w:ascii="Cambria Math" w:hAnsi="Cambria Math"/>
                      <w:lang w:val="en-US"/>
                    </w:rPr>
                    <m:t>i</m:t>
                  </w:ins>
                </m:r>
              </m:sub>
            </m:sSub>
            <m:sSub>
              <m:sSubPr>
                <m:ctrlPr>
                  <w:ins w:id="401" w:author="Степашка Модняш" w:date="2025-03-25T00:35:00Z">
                    <w:rPr>
                      <w:rFonts w:ascii="Cambria Math" w:hAnsi="Cambria Math"/>
                      <w:i/>
                      <w:lang w:val="en-US"/>
                    </w:rPr>
                  </w:ins>
                </m:ctrlPr>
              </m:sSubPr>
              <m:e>
                <m:r>
                  <w:ins w:id="402" w:author="Степашка Модняш" w:date="2025-03-25T00:35:00Z">
                    <w:rPr>
                      <w:rFonts w:ascii="Cambria Math" w:hAnsi="Cambria Math"/>
                      <w:lang w:val="en-US"/>
                    </w:rPr>
                    <m:t>v</m:t>
                  </w:ins>
                </m:r>
              </m:e>
              <m:sub>
                <m:r>
                  <w:ins w:id="403" w:author="Степашка Модняш" w:date="2025-03-25T00:35:00Z">
                    <w:rPr>
                      <w:rFonts w:ascii="Cambria Math" w:hAnsi="Cambria Math"/>
                      <w:lang w:val="en-US"/>
                    </w:rPr>
                    <m:t>j</m:t>
                  </w:ins>
                </m:r>
              </m:sub>
            </m:sSub>
          </m:e>
        </m:bar>
      </m:oMath>
      <w:ins w:id="404" w:author="Степашка Модняш" w:date="2025-03-25T00:34:00Z">
        <w:r w:rsidRPr="00E10EC6">
          <w:rPr>
            <w:rFonts w:eastAsiaTheme="minorEastAsia"/>
            <w:lang w:eastAsia="en-US"/>
            <w:rPrChange w:id="405" w:author="Степашка Модняш" w:date="2025-03-25T00:34:00Z">
              <w:rPr>
                <w:rFonts w:eastAsiaTheme="minorEastAsia"/>
                <w:lang w:val="en-US" w:eastAsia="en-US"/>
              </w:rPr>
            </w:rPrChange>
          </w:rPr>
          <w:t>.</w:t>
        </w:r>
      </w:ins>
    </w:p>
    <w:p w14:paraId="595003B0" w14:textId="53AE14B5" w:rsidR="00E10EC6" w:rsidRPr="00E10EC6" w:rsidRDefault="00000000" w:rsidP="00E10EC6">
      <w:pPr>
        <w:pStyle w:val="a4"/>
        <w:numPr>
          <w:ilvl w:val="0"/>
          <w:numId w:val="20"/>
        </w:numPr>
        <w:tabs>
          <w:tab w:val="left" w:pos="5415"/>
        </w:tabs>
        <w:rPr>
          <w:ins w:id="406" w:author="Степашка Модняш" w:date="2025-03-25T00:36:00Z"/>
          <w:rPrChange w:id="407" w:author="Степашка Модняш" w:date="2025-03-25T00:36:00Z">
            <w:rPr>
              <w:ins w:id="408" w:author="Степашка Модняш" w:date="2025-03-25T00:36:00Z"/>
              <w:rFonts w:eastAsiaTheme="minorEastAsia"/>
              <w:lang w:val="en-US"/>
            </w:rPr>
          </w:rPrChange>
        </w:rPr>
      </w:pPr>
      <m:oMath>
        <m:sSub>
          <m:sSubPr>
            <m:ctrlPr>
              <w:ins w:id="409" w:author="Степашка Модняш" w:date="2025-03-25T00:35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410" w:author="Степашка Модняш" w:date="2025-03-25T00:35:00Z">
                <w:rPr>
                  <w:rFonts w:ascii="Cambria Math" w:hAnsi="Cambria Math"/>
                </w:rPr>
                <m:t>F</m:t>
              </w:ins>
            </m:r>
            <m:ctrlPr>
              <w:ins w:id="411" w:author="Степашка Модняш" w:date="2025-03-25T00:35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412" w:author="Степашка Модняш" w:date="2025-03-25T00:35:00Z">
                <w:rPr>
                  <w:rFonts w:ascii="Cambria Math" w:hAnsi="Cambria Math"/>
                  <w:lang w:val="en-US"/>
                </w:rPr>
                <m:t>j</m:t>
              </w:ins>
            </m:r>
          </m:sub>
        </m:sSub>
        <m:r>
          <w:ins w:id="413" w:author="Степашка Модняш" w:date="2025-03-25T00:35:00Z">
            <w:rPr>
              <w:rFonts w:ascii="Cambria Math" w:hAnsi="Cambria Math"/>
              <w:rPrChange w:id="414" w:author="Степашка Модняш" w:date="2025-03-25T00:36:00Z">
                <w:rPr>
                  <w:rFonts w:ascii="Cambria Math" w:hAnsi="Cambria Math"/>
                  <w:lang w:val="en-US"/>
                </w:rPr>
              </w:rPrChange>
            </w:rPr>
            <m:t>⊆</m:t>
          </w:ins>
        </m:r>
        <m:r>
          <w:ins w:id="415" w:author="Степашка Модняш" w:date="2025-03-25T00:35:00Z">
            <w:rPr>
              <w:rFonts w:ascii="Cambria Math" w:hAnsi="Cambria Math"/>
              <w:lang w:val="en-US"/>
            </w:rPr>
            <m:t>C</m:t>
          </w:ins>
        </m:r>
      </m:oMath>
      <w:ins w:id="416" w:author="Степашка Модняш" w:date="2025-03-25T00:36:00Z">
        <w:r w:rsidR="00E10EC6" w:rsidRPr="00E10EC6">
          <w:rPr>
            <w:rFonts w:eastAsiaTheme="minorEastAsia"/>
            <w:rPrChange w:id="417" w:author="Степашка Модняш" w:date="2025-03-25T00:36:00Z">
              <w:rPr>
                <w:rFonts w:eastAsiaTheme="minorEastAsia"/>
                <w:lang w:val="en-US"/>
              </w:rPr>
            </w:rPrChange>
          </w:rPr>
          <w:t xml:space="preserve"> </w:t>
        </w:r>
        <w:r w:rsidR="00E10EC6" w:rsidRPr="00E10EC6">
          <w:rPr>
            <w:rFonts w:eastAsiaTheme="minorEastAsia"/>
          </w:rPr>
          <w:t>—</w:t>
        </w:r>
        <w:r w:rsidR="00E10EC6" w:rsidRPr="00E10EC6">
          <w:rPr>
            <w:rFonts w:eastAsiaTheme="minorEastAsia"/>
            <w:rPrChange w:id="418" w:author="Степашка Модняш" w:date="2025-03-25T00:36:00Z">
              <w:rPr>
                <w:rFonts w:eastAsiaTheme="minorEastAsia"/>
                <w:lang w:val="en-US"/>
              </w:rPr>
            </w:rPrChange>
          </w:rPr>
          <w:t xml:space="preserve"> </w:t>
        </w:r>
        <w:r w:rsidR="00E10EC6">
          <w:rPr>
            <w:rFonts w:eastAsiaTheme="minorEastAsia"/>
          </w:rPr>
          <w:t xml:space="preserve">множество компонент полностью видимых из </w:t>
        </w:r>
      </w:ins>
      <m:oMath>
        <m:sSub>
          <m:sSubPr>
            <m:ctrlPr>
              <w:ins w:id="419" w:author="Степашка Модняш" w:date="2025-03-25T00:36:00Z">
                <w:rPr>
                  <w:rFonts w:ascii="Cambria Math" w:eastAsiaTheme="minorEastAsia" w:hAnsi="Cambria Math"/>
                  <w:i/>
                </w:rPr>
              </w:ins>
            </m:ctrlPr>
          </m:sSubPr>
          <m:e>
            <m:r>
              <w:ins w:id="420" w:author="Степашка Модняш" w:date="2025-03-25T00:36:00Z">
                <w:rPr>
                  <w:rFonts w:ascii="Cambria Math" w:eastAsiaTheme="minorEastAsia" w:hAnsi="Cambria Math"/>
                </w:rPr>
                <m:t>v</m:t>
              </w:ins>
            </m:r>
          </m:e>
          <m:sub>
            <m:r>
              <w:ins w:id="421" w:author="Степашка Модняш" w:date="2025-03-25T00:36:00Z">
                <w:rPr>
                  <w:rFonts w:ascii="Cambria Math" w:eastAsiaTheme="minorEastAsia" w:hAnsi="Cambria Math"/>
                </w:rPr>
                <m:t>j</m:t>
              </w:ins>
            </m:r>
          </m:sub>
        </m:sSub>
        <m:r>
          <w:ins w:id="422" w:author="Степашка Модняш" w:date="2025-03-25T00:36:00Z">
            <w:rPr>
              <w:rFonts w:ascii="Cambria Math" w:eastAsiaTheme="minorEastAsia" w:hAnsi="Cambria Math"/>
            </w:rPr>
            <m:t>.</m:t>
          </w:ins>
        </m:r>
      </m:oMath>
    </w:p>
    <w:p w14:paraId="617CE573" w14:textId="25784E83" w:rsidR="00E10EC6" w:rsidRPr="00E10EC6" w:rsidRDefault="00E10EC6" w:rsidP="00E10EC6">
      <w:pPr>
        <w:pStyle w:val="a4"/>
        <w:numPr>
          <w:ilvl w:val="0"/>
          <w:numId w:val="20"/>
        </w:numPr>
        <w:tabs>
          <w:tab w:val="left" w:pos="5415"/>
        </w:tabs>
        <w:rPr>
          <w:ins w:id="423" w:author="Степашка Модняш" w:date="2025-03-25T00:37:00Z"/>
          <w:rPrChange w:id="424" w:author="Степашка Модняш" w:date="2025-03-25T00:37:00Z">
            <w:rPr>
              <w:ins w:id="425" w:author="Степашка Модняш" w:date="2025-03-25T00:37:00Z"/>
              <w:rFonts w:eastAsiaTheme="minorEastAsia"/>
            </w:rPr>
          </w:rPrChange>
        </w:rPr>
      </w:pPr>
      <m:oMath>
        <m:r>
          <w:ins w:id="426" w:author="Степашка Модняш" w:date="2025-03-25T00:36:00Z">
            <w:rPr>
              <w:rFonts w:ascii="Cambria Math" w:hAnsi="Cambria Math"/>
            </w:rPr>
            <m:t>N</m:t>
          </w:ins>
        </m:r>
        <m:r>
          <w:ins w:id="427" w:author="Степашка Модняш" w:date="2025-03-25T00:36:00Z">
            <w:rPr>
              <w:rFonts w:ascii="Cambria Math" w:hAnsi="Cambria Math"/>
              <w:rPrChange w:id="428" w:author="Степашка Модняш" w:date="2025-03-25T00:37:00Z">
                <w:rPr>
                  <w:rFonts w:ascii="Cambria Math" w:hAnsi="Cambria Math"/>
                  <w:lang w:val="en-US"/>
                </w:rPr>
              </w:rPrChange>
            </w:rPr>
            <m:t>={1,…,</m:t>
          </w:ins>
        </m:r>
        <m:r>
          <w:ins w:id="429" w:author="Степашка Модняш" w:date="2025-03-25T00:36:00Z">
            <w:rPr>
              <w:rFonts w:ascii="Cambria Math" w:hAnsi="Cambria Math"/>
              <w:lang w:val="en-US"/>
            </w:rPr>
            <m:t>n</m:t>
          </w:ins>
        </m:r>
        <m:r>
          <w:ins w:id="430" w:author="Степашка Модняш" w:date="2025-03-25T00:36:00Z">
            <w:rPr>
              <w:rFonts w:ascii="Cambria Math" w:hAnsi="Cambria Math"/>
              <w:rPrChange w:id="431" w:author="Степашка Модняш" w:date="2025-03-25T00:37:00Z">
                <w:rPr>
                  <w:rFonts w:ascii="Cambria Math" w:hAnsi="Cambria Math"/>
                  <w:lang w:val="en-US"/>
                </w:rPr>
              </w:rPrChange>
            </w:rPr>
            <m:t>}</m:t>
          </w:ins>
        </m:r>
      </m:oMath>
      <w:ins w:id="432" w:author="Степашка Модняш" w:date="2025-03-25T00:37:00Z">
        <w:r w:rsidRPr="00E10EC6">
          <w:rPr>
            <w:rFonts w:eastAsiaTheme="minorEastAsia"/>
            <w:rPrChange w:id="433" w:author="Степашка Модняш" w:date="2025-03-25T00:37:00Z">
              <w:rPr>
                <w:rFonts w:eastAsiaTheme="minorEastAsia"/>
                <w:lang w:val="en-US"/>
              </w:rPr>
            </w:rPrChange>
          </w:rPr>
          <w:t xml:space="preserve"> </w:t>
        </w:r>
      </w:ins>
      <w:ins w:id="434" w:author="Степашка Модняш" w:date="2025-03-25T00:36:00Z">
        <w:r w:rsidRPr="00E10EC6">
          <w:rPr>
            <w:rFonts w:eastAsiaTheme="minorEastAsia"/>
          </w:rPr>
          <w:t>—</w:t>
        </w:r>
      </w:ins>
      <w:ins w:id="435" w:author="Степашка Модняш" w:date="2025-03-25T00:37:00Z">
        <w:r w:rsidRPr="00E10EC6">
          <w:rPr>
            <w:rFonts w:eastAsiaTheme="minorEastAsia"/>
            <w:rPrChange w:id="436" w:author="Степашка Модняш" w:date="2025-03-25T00:37:00Z">
              <w:rPr>
                <w:rFonts w:eastAsiaTheme="minorEastAsia"/>
                <w:lang w:val="en-US"/>
              </w:rPr>
            </w:rPrChange>
          </w:rPr>
          <w:t xml:space="preserve"> </w:t>
        </w:r>
        <w:r>
          <w:rPr>
            <w:rFonts w:eastAsiaTheme="minorEastAsia"/>
          </w:rPr>
          <w:t>индексы вершин</w:t>
        </w:r>
        <w:r w:rsidRPr="00E10EC6">
          <w:rPr>
            <w:rFonts w:eastAsiaTheme="minorEastAsia"/>
            <w:rPrChange w:id="437" w:author="Степашка Модняш" w:date="2025-03-25T00:37:00Z">
              <w:rPr>
                <w:rFonts w:eastAsiaTheme="minorEastAsia"/>
                <w:lang w:val="en-US"/>
              </w:rPr>
            </w:rPrChange>
          </w:rPr>
          <w:t xml:space="preserve">, </w:t>
        </w:r>
      </w:ins>
      <m:oMath>
        <m:r>
          <w:ins w:id="438" w:author="Степашка Модняш" w:date="2025-03-25T00:37:00Z">
            <w:rPr>
              <w:rFonts w:ascii="Cambria Math" w:eastAsiaTheme="minorEastAsia" w:hAnsi="Cambria Math"/>
            </w:rPr>
            <m:t>Q</m:t>
          </w:ins>
        </m:r>
        <m:r>
          <w:ins w:id="439" w:author="Степашка Модняш" w:date="2025-03-25T00:37:00Z">
            <w:rPr>
              <w:rFonts w:ascii="Cambria Math" w:eastAsiaTheme="minorEastAsia" w:hAnsi="Cambria Math"/>
              <w:rPrChange w:id="440" w:author="Степашка Модняш" w:date="2025-03-25T00:37:00Z">
                <w:rPr>
                  <w:rFonts w:ascii="Cambria Math" w:eastAsiaTheme="minorEastAsia" w:hAnsi="Cambria Math"/>
                  <w:lang w:val="en-US"/>
                </w:rPr>
              </w:rPrChange>
            </w:rPr>
            <m:t>=</m:t>
          </w:ins>
        </m:r>
        <m:r>
          <w:ins w:id="441" w:author="Степашка Модняш" w:date="2025-03-25T00:37:00Z">
            <w:rPr>
              <w:rFonts w:ascii="Cambria Math" w:eastAsiaTheme="minorEastAsia" w:hAnsi="Cambria Math"/>
            </w:rPr>
            <m:t>∅</m:t>
          </w:ins>
        </m:r>
      </m:oMath>
      <w:ins w:id="442" w:author="Степашка Модняш" w:date="2025-03-25T00:37:00Z">
        <w:r w:rsidRPr="00E10EC6">
          <w:rPr>
            <w:rFonts w:eastAsiaTheme="minorEastAsia"/>
            <w:rPrChange w:id="443" w:author="Степашка Модняш" w:date="2025-03-25T00:37:00Z">
              <w:rPr>
                <w:rFonts w:eastAsiaTheme="minorEastAsia"/>
                <w:lang w:val="en-US"/>
              </w:rPr>
            </w:rPrChange>
          </w:rPr>
          <w:t xml:space="preserve"> </w:t>
        </w:r>
        <w:r w:rsidRPr="00E10EC6">
          <w:rPr>
            <w:rFonts w:eastAsiaTheme="minorEastAsia"/>
          </w:rPr>
          <w:t>—</w:t>
        </w:r>
        <w:r w:rsidRPr="00E10EC6">
          <w:rPr>
            <w:rFonts w:eastAsiaTheme="minorEastAsia"/>
            <w:rPrChange w:id="444" w:author="Степашка Модняш" w:date="2025-03-25T00:37:00Z">
              <w:rPr>
                <w:rFonts w:eastAsiaTheme="minorEastAsia"/>
                <w:lang w:val="en-US"/>
              </w:rPr>
            </w:rPrChange>
          </w:rPr>
          <w:t xml:space="preserve"> </w:t>
        </w:r>
        <w:r>
          <w:rPr>
            <w:rFonts w:eastAsiaTheme="minorEastAsia"/>
          </w:rPr>
          <w:t>выбранные охранники.</w:t>
        </w:r>
      </w:ins>
    </w:p>
    <w:p w14:paraId="5E296E8D" w14:textId="71B2187F" w:rsidR="00E10EC6" w:rsidRDefault="00E10EC6" w:rsidP="00E10EC6">
      <w:pPr>
        <w:tabs>
          <w:tab w:val="left" w:pos="5415"/>
        </w:tabs>
        <w:ind w:firstLine="0"/>
        <w:rPr>
          <w:ins w:id="445" w:author="Степашка Модняш" w:date="2025-03-25T00:37:00Z"/>
        </w:rPr>
      </w:pPr>
      <w:ins w:id="446" w:author="Степашка Модняш" w:date="2025-03-25T00:37:00Z">
        <w:r>
          <w:t>Алгоритм:</w:t>
        </w:r>
      </w:ins>
    </w:p>
    <w:p w14:paraId="1078B2BD" w14:textId="77777777" w:rsidR="00E10EC6" w:rsidRDefault="00E10EC6" w:rsidP="00E10EC6">
      <w:pPr>
        <w:pStyle w:val="a4"/>
        <w:numPr>
          <w:ilvl w:val="0"/>
          <w:numId w:val="22"/>
        </w:numPr>
        <w:tabs>
          <w:tab w:val="left" w:pos="5415"/>
        </w:tabs>
        <w:rPr>
          <w:ins w:id="447" w:author="Степашка Модняш" w:date="2025-03-25T00:40:00Z"/>
        </w:rPr>
      </w:pPr>
      <w:ins w:id="448" w:author="Степашка Модняш" w:date="2025-03-25T00:38:00Z">
        <w:r>
          <w:t>Инициализация</w:t>
        </w:r>
      </w:ins>
      <w:ins w:id="449" w:author="Степашка Модняш" w:date="2025-03-25T00:40:00Z">
        <w:r>
          <w:t>:</w:t>
        </w:r>
      </w:ins>
    </w:p>
    <w:p w14:paraId="68374EB7" w14:textId="32C46BA6" w:rsidR="00E10EC6" w:rsidRPr="00E10EC6" w:rsidRDefault="00E10EC6" w:rsidP="00E10EC6">
      <w:pPr>
        <w:pStyle w:val="a4"/>
        <w:numPr>
          <w:ilvl w:val="1"/>
          <w:numId w:val="22"/>
        </w:numPr>
        <w:tabs>
          <w:tab w:val="left" w:pos="5415"/>
        </w:tabs>
        <w:rPr>
          <w:ins w:id="450" w:author="Степашка Модняш" w:date="2025-03-25T00:40:00Z"/>
          <w:rPrChange w:id="451" w:author="Степашка Модняш" w:date="2025-03-25T00:40:00Z">
            <w:rPr>
              <w:ins w:id="452" w:author="Степашка Модняш" w:date="2025-03-25T00:40:00Z"/>
              <w:rFonts w:eastAsiaTheme="minorEastAsia"/>
            </w:rPr>
          </w:rPrChange>
        </w:rPr>
      </w:pPr>
      <w:ins w:id="453" w:author="Степашка Модняш" w:date="2025-03-25T00:40:00Z">
        <w:r>
          <w:t>П</w:t>
        </w:r>
      </w:ins>
      <w:ins w:id="454" w:author="Степашка Модняш" w:date="2025-03-25T00:38:00Z">
        <w:r>
          <w:t xml:space="preserve">остроение </w:t>
        </w:r>
      </w:ins>
      <m:oMath>
        <m:sSub>
          <m:sSubPr>
            <m:ctrlPr>
              <w:ins w:id="455" w:author="Степашка Модняш" w:date="2025-03-25T00:38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456" w:author="Степашка Модняш" w:date="2025-03-25T00:38:00Z">
                <w:rPr>
                  <w:rFonts w:ascii="Cambria Math" w:hAnsi="Cambria Math"/>
                </w:rPr>
                <m:t>C</m:t>
              </w:ins>
            </m:r>
            <m:ctrlPr>
              <w:ins w:id="457" w:author="Степашка Модняш" w:date="2025-03-25T00:38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458" w:author="Степашка Модняш" w:date="2025-03-25T00:38:00Z">
                <w:rPr>
                  <w:rFonts w:ascii="Cambria Math" w:hAnsi="Cambria Math"/>
                  <w:lang w:val="en-US"/>
                </w:rPr>
                <m:t>i</m:t>
              </w:ins>
            </m:r>
          </m:sub>
        </m:sSub>
      </m:oMath>
      <w:ins w:id="459" w:author="Степашка Модняш" w:date="2025-03-25T00:39:00Z">
        <w:r>
          <w:t xml:space="preserve"> разбив </w:t>
        </w:r>
      </w:ins>
      <m:oMath>
        <m:r>
          <w:ins w:id="460" w:author="Степашка Модняш" w:date="2025-03-25T00:39:00Z">
            <w:rPr>
              <w:rFonts w:ascii="Cambria Math" w:hAnsi="Cambria Math"/>
            </w:rPr>
            <m:t>P</m:t>
          </w:ins>
        </m:r>
      </m:oMath>
      <w:ins w:id="461" w:author="Степашка Модняш" w:date="2025-03-25T00:39:00Z">
        <w:r>
          <w:rPr>
            <w:rFonts w:eastAsiaTheme="minorEastAsia"/>
          </w:rPr>
          <w:t xml:space="preserve"> на выпуклые компоненты всеми возможными хордами.</w:t>
        </w:r>
      </w:ins>
    </w:p>
    <w:p w14:paraId="0CE47270" w14:textId="655A3D32" w:rsidR="00E10EC6" w:rsidRPr="00E10EC6" w:rsidRDefault="00E10EC6" w:rsidP="00E10EC6">
      <w:pPr>
        <w:pStyle w:val="a4"/>
        <w:numPr>
          <w:ilvl w:val="1"/>
          <w:numId w:val="22"/>
        </w:numPr>
        <w:tabs>
          <w:tab w:val="left" w:pos="5415"/>
        </w:tabs>
        <w:rPr>
          <w:ins w:id="462" w:author="Степашка Модняш" w:date="2025-03-25T00:41:00Z"/>
          <w:rPrChange w:id="463" w:author="Степашка Модняш" w:date="2025-03-25T00:41:00Z">
            <w:rPr>
              <w:ins w:id="464" w:author="Степашка Модняш" w:date="2025-03-25T00:41:00Z"/>
              <w:rFonts w:eastAsiaTheme="minorEastAsia"/>
              <w:lang w:val="en-US"/>
            </w:rPr>
          </w:rPrChange>
        </w:rPr>
      </w:pPr>
      <w:ins w:id="465" w:author="Степашка Модняш" w:date="2025-03-25T00:40:00Z">
        <w:r>
          <w:t xml:space="preserve">Для каждой </w:t>
        </w:r>
      </w:ins>
      <m:oMath>
        <m:r>
          <w:ins w:id="466" w:author="Степашка Модняш" w:date="2025-03-25T00:40:00Z">
            <w:rPr>
              <w:rFonts w:ascii="Cambria Math" w:hAnsi="Cambria Math"/>
            </w:rPr>
            <m:t xml:space="preserve"> </m:t>
          </w:ins>
        </m:r>
        <m:sSub>
          <m:sSubPr>
            <m:ctrlPr>
              <w:ins w:id="467" w:author="Степашка Модняш" w:date="2025-03-25T00:40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468" w:author="Степашка Модняш" w:date="2025-03-25T00:40:00Z">
                <w:rPr>
                  <w:rFonts w:ascii="Cambria Math" w:hAnsi="Cambria Math"/>
                  <w:lang w:val="en-US"/>
                </w:rPr>
                <m:t>v</m:t>
              </w:ins>
            </m:r>
            <m:ctrlPr>
              <w:ins w:id="469" w:author="Степашка Модняш" w:date="2025-03-25T00:40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470" w:author="Степашка Модняш" w:date="2025-03-25T00:40:00Z">
                <w:rPr>
                  <w:rFonts w:ascii="Cambria Math" w:hAnsi="Cambria Math"/>
                  <w:lang w:val="en-US"/>
                </w:rPr>
                <m:t>i</m:t>
              </w:ins>
            </m:r>
          </m:sub>
        </m:sSub>
      </m:oMath>
      <w:ins w:id="471" w:author="Степашка Модняш" w:date="2025-03-25T00:40:00Z">
        <w:r w:rsidRPr="00E10EC6">
          <w:rPr>
            <w:rFonts w:eastAsiaTheme="minorEastAsia"/>
            <w:rPrChange w:id="472" w:author="Степашка Модняш" w:date="2025-03-25T00:40:00Z">
              <w:rPr>
                <w:rFonts w:eastAsiaTheme="minorEastAsia"/>
                <w:lang w:val="en-US"/>
              </w:rPr>
            </w:rPrChange>
          </w:rPr>
          <w:t xml:space="preserve"> </w:t>
        </w:r>
        <w:r>
          <w:rPr>
            <w:rFonts w:eastAsiaTheme="minorEastAsia"/>
          </w:rPr>
          <w:t xml:space="preserve">вычислить </w:t>
        </w:r>
      </w:ins>
      <m:oMath>
        <m:sSub>
          <m:sSubPr>
            <m:ctrlPr>
              <w:ins w:id="473" w:author="Степашка Модняш" w:date="2025-03-25T00:40:00Z">
                <w:rPr>
                  <w:rFonts w:ascii="Cambria Math" w:eastAsiaTheme="minorEastAsia" w:hAnsi="Cambria Math"/>
                  <w:i/>
                </w:rPr>
              </w:ins>
            </m:ctrlPr>
          </m:sSubPr>
          <m:e>
            <m:r>
              <w:ins w:id="474" w:author="Степашка Модняш" w:date="2025-03-25T00:40:00Z">
                <w:rPr>
                  <w:rFonts w:ascii="Cambria Math" w:eastAsiaTheme="minorEastAsia" w:hAnsi="Cambria Math"/>
                </w:rPr>
                <m:t>F</m:t>
              </w:ins>
            </m:r>
          </m:e>
          <m:sub>
            <m:r>
              <w:ins w:id="475" w:author="Степашка Модняш" w:date="2025-03-25T00:40:00Z">
                <w:rPr>
                  <w:rFonts w:ascii="Cambria Math" w:eastAsiaTheme="minorEastAsia" w:hAnsi="Cambria Math"/>
                </w:rPr>
                <m:t>j</m:t>
              </w:ins>
            </m:r>
          </m:sub>
        </m:sSub>
      </m:oMath>
      <w:ins w:id="476" w:author="Степашка Модняш" w:date="2025-03-25T00:40:00Z">
        <w:r w:rsidRPr="00E10EC6">
          <w:rPr>
            <w:rFonts w:eastAsiaTheme="minorEastAsia"/>
            <w:rPrChange w:id="477" w:author="Степашка Модняш" w:date="2025-03-25T00:40:00Z">
              <w:rPr>
                <w:rFonts w:eastAsiaTheme="minorEastAsia"/>
                <w:lang w:val="en-US"/>
              </w:rPr>
            </w:rPrChange>
          </w:rPr>
          <w:t xml:space="preserve"> (</w:t>
        </w:r>
        <w:r>
          <w:rPr>
            <w:rFonts w:eastAsiaTheme="minorEastAsia"/>
          </w:rPr>
          <w:t xml:space="preserve">компоненты видимые из </w:t>
        </w:r>
      </w:ins>
      <m:oMath>
        <m:sSub>
          <m:sSubPr>
            <m:ctrlPr>
              <w:ins w:id="478" w:author="Степашка Модняш" w:date="2025-03-25T00:41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sSubPr>
          <m:e>
            <m:r>
              <w:ins w:id="479" w:author="Степашка Модняш" w:date="2025-03-25T00:41:00Z">
                <w:rPr>
                  <w:rFonts w:ascii="Cambria Math" w:eastAsiaTheme="minorEastAsia" w:hAnsi="Cambria Math"/>
                </w:rPr>
                <m:t>v</m:t>
              </w:ins>
            </m:r>
            <m:ctrlPr>
              <w:ins w:id="480" w:author="Степашка Модняш" w:date="2025-03-25T00:41:00Z">
                <w:rPr>
                  <w:rFonts w:ascii="Cambria Math" w:eastAsiaTheme="minorEastAsia" w:hAnsi="Cambria Math"/>
                  <w:i/>
                </w:rPr>
              </w:ins>
            </m:ctrlPr>
          </m:e>
          <m:sub>
            <m:r>
              <w:ins w:id="481" w:author="Степашка Модняш" w:date="2025-03-25T00:41:00Z">
                <w:rPr>
                  <w:rFonts w:ascii="Cambria Math" w:eastAsiaTheme="minorEastAsia" w:hAnsi="Cambria Math"/>
                  <w:lang w:val="en-US"/>
                </w:rPr>
                <m:t>j</m:t>
              </w:ins>
            </m:r>
          </m:sub>
        </m:sSub>
      </m:oMath>
      <w:ins w:id="482" w:author="Степашка Модняш" w:date="2025-03-25T00:40:00Z">
        <w:r w:rsidRPr="00E10EC6">
          <w:rPr>
            <w:rFonts w:eastAsiaTheme="minorEastAsia"/>
            <w:rPrChange w:id="483" w:author="Степашка Модняш" w:date="2025-03-25T00:40:00Z">
              <w:rPr>
                <w:rFonts w:eastAsiaTheme="minorEastAsia"/>
                <w:lang w:val="en-US"/>
              </w:rPr>
            </w:rPrChange>
          </w:rPr>
          <w:t>)</w:t>
        </w:r>
      </w:ins>
      <w:ins w:id="484" w:author="Степашка Модняш" w:date="2025-03-25T00:41:00Z">
        <w:r w:rsidRPr="00E10EC6">
          <w:rPr>
            <w:rFonts w:eastAsiaTheme="minorEastAsia"/>
            <w:rPrChange w:id="485" w:author="Степашка Модняш" w:date="2025-03-25T00:41:00Z">
              <w:rPr>
                <w:rFonts w:eastAsiaTheme="minorEastAsia"/>
                <w:lang w:val="en-US"/>
              </w:rPr>
            </w:rPrChange>
          </w:rPr>
          <w:t>.</w:t>
        </w:r>
      </w:ins>
    </w:p>
    <w:p w14:paraId="2FB5481F" w14:textId="02147C7F" w:rsidR="00E10EC6" w:rsidRPr="0054473F" w:rsidRDefault="00E10EC6" w:rsidP="00E10EC6">
      <w:pPr>
        <w:pStyle w:val="a4"/>
        <w:numPr>
          <w:ilvl w:val="0"/>
          <w:numId w:val="22"/>
        </w:numPr>
        <w:tabs>
          <w:tab w:val="left" w:pos="5415"/>
        </w:tabs>
        <w:rPr>
          <w:ins w:id="486" w:author="Степашка Модняш" w:date="2025-03-25T00:42:00Z"/>
          <w:rPrChange w:id="487" w:author="Степашка Модняш" w:date="2025-03-25T00:42:00Z">
            <w:rPr>
              <w:ins w:id="488" w:author="Степашка Модняш" w:date="2025-03-25T00:42:00Z"/>
              <w:rFonts w:eastAsiaTheme="minorEastAsia"/>
              <w:lang w:val="en-US"/>
            </w:rPr>
          </w:rPrChange>
        </w:rPr>
      </w:pPr>
      <w:ins w:id="489" w:author="Степашка Модняш" w:date="2025-03-25T00:41:00Z">
        <w:r>
          <w:rPr>
            <w:rFonts w:eastAsiaTheme="minorEastAsia"/>
          </w:rPr>
          <w:t xml:space="preserve">Жадный алгоритм (пока </w:t>
        </w:r>
      </w:ins>
      <m:oMath>
        <m:r>
          <w:ins w:id="490" w:author="Степашка Модняш" w:date="2025-03-25T00:41:00Z">
            <w:rPr>
              <w:rFonts w:ascii="Cambria Math" w:eastAsiaTheme="minorEastAsia" w:hAnsi="Cambria Math"/>
            </w:rPr>
            <m:t>C</m:t>
          </w:ins>
        </m:r>
        <m:r>
          <w:ins w:id="491" w:author="Степашка Модняш" w:date="2025-03-25T00:41:00Z">
            <w:rPr>
              <w:rFonts w:ascii="Cambria Math" w:eastAsiaTheme="minorEastAsia" w:hAnsi="Cambria Math"/>
              <w:lang w:val="en-US"/>
            </w:rPr>
            <m:t>≠∅</m:t>
          </w:ins>
        </m:r>
      </m:oMath>
      <w:ins w:id="492" w:author="Степашка Модняш" w:date="2025-03-25T00:41:00Z">
        <w:r>
          <w:rPr>
            <w:rFonts w:eastAsiaTheme="minorEastAsia"/>
          </w:rPr>
          <w:t>):</w:t>
        </w:r>
      </w:ins>
    </w:p>
    <w:p w14:paraId="3B344DAC" w14:textId="2535D42D" w:rsidR="0054473F" w:rsidRPr="0054473F" w:rsidRDefault="0054473F" w:rsidP="0054473F">
      <w:pPr>
        <w:pStyle w:val="a4"/>
        <w:numPr>
          <w:ilvl w:val="1"/>
          <w:numId w:val="22"/>
        </w:numPr>
        <w:tabs>
          <w:tab w:val="left" w:pos="5415"/>
        </w:tabs>
        <w:rPr>
          <w:ins w:id="493" w:author="Степашка Модняш" w:date="2025-03-25T00:43:00Z"/>
          <w:rPrChange w:id="494" w:author="Степашка Модняш" w:date="2025-03-25T00:43:00Z">
            <w:rPr>
              <w:ins w:id="495" w:author="Степашка Модняш" w:date="2025-03-25T00:43:00Z"/>
              <w:rFonts w:eastAsiaTheme="minorEastAsia"/>
            </w:rPr>
          </w:rPrChange>
        </w:rPr>
      </w:pPr>
      <w:ins w:id="496" w:author="Степашка Модняш" w:date="2025-03-25T00:42:00Z">
        <w:r>
          <w:rPr>
            <w:rFonts w:eastAsiaTheme="minorEastAsia"/>
          </w:rPr>
          <w:t xml:space="preserve">Выбрать </w:t>
        </w:r>
      </w:ins>
      <m:oMath>
        <m:sSub>
          <m:sSubPr>
            <m:ctrlPr>
              <w:ins w:id="497" w:author="Степашка Модняш" w:date="2025-03-25T00:42:00Z">
                <w:rPr>
                  <w:rFonts w:ascii="Cambria Math" w:eastAsiaTheme="minorEastAsia" w:hAnsi="Cambria Math"/>
                  <w:i/>
                  <w:lang w:val="en-US"/>
                </w:rPr>
              </w:ins>
            </m:ctrlPr>
          </m:sSubPr>
          <m:e>
            <m:r>
              <w:ins w:id="498" w:author="Степашка Модняш" w:date="2025-03-25T00:42:00Z">
                <w:rPr>
                  <w:rFonts w:ascii="Cambria Math" w:eastAsiaTheme="minorEastAsia" w:hAnsi="Cambria Math"/>
                </w:rPr>
                <m:t>v</m:t>
              </w:ins>
            </m:r>
            <m:ctrlPr>
              <w:ins w:id="499" w:author="Степашка Модняш" w:date="2025-03-25T00:42:00Z">
                <w:rPr>
                  <w:rFonts w:ascii="Cambria Math" w:eastAsiaTheme="minorEastAsia" w:hAnsi="Cambria Math"/>
                  <w:i/>
                </w:rPr>
              </w:ins>
            </m:ctrlPr>
          </m:e>
          <m:sub>
            <m:r>
              <w:ins w:id="500" w:author="Степашка Модняш" w:date="2025-03-25T00:42:00Z">
                <w:rPr>
                  <w:rFonts w:ascii="Cambria Math" w:eastAsiaTheme="minorEastAsia" w:hAnsi="Cambria Math"/>
                  <w:lang w:val="en-US"/>
                </w:rPr>
                <m:t>i</m:t>
              </w:ins>
            </m:r>
          </m:sub>
        </m:sSub>
      </m:oMath>
      <w:ins w:id="501" w:author="Степашка Модняш" w:date="2025-03-25T00:42:00Z">
        <w:r>
          <w:rPr>
            <w:rFonts w:eastAsiaTheme="minorEastAsia"/>
          </w:rPr>
          <w:t xml:space="preserve"> с максимальным </w:t>
        </w:r>
      </w:ins>
      <m:oMath>
        <m:d>
          <m:dPr>
            <m:begChr m:val="|"/>
            <m:endChr m:val="|"/>
            <m:ctrlPr>
              <w:ins w:id="502" w:author="Степашка Модняш" w:date="2025-03-25T00:42:00Z">
                <w:rPr>
                  <w:rFonts w:ascii="Cambria Math" w:eastAsiaTheme="minorEastAsia" w:hAnsi="Cambria Math"/>
                  <w:i/>
                </w:rPr>
              </w:ins>
            </m:ctrlPr>
          </m:dPr>
          <m:e>
            <m:sSub>
              <m:sSubPr>
                <m:ctrlPr>
                  <w:ins w:id="503" w:author="Степашка Модняш" w:date="2025-03-25T00:42:00Z">
                    <w:rPr>
                      <w:rFonts w:ascii="Cambria Math" w:eastAsiaTheme="minorEastAsia" w:hAnsi="Cambria Math"/>
                      <w:i/>
                      <w:lang w:val="en-US"/>
                    </w:rPr>
                  </w:ins>
                </m:ctrlPr>
              </m:sSubPr>
              <m:e>
                <m:r>
                  <w:ins w:id="504" w:author="Степашка Модняш" w:date="2025-03-25T00:42:00Z">
                    <w:rPr>
                      <w:rFonts w:ascii="Cambria Math" w:eastAsiaTheme="minorEastAsia" w:hAnsi="Cambria Math"/>
                      <w:lang w:val="en-US"/>
                    </w:rPr>
                    <m:t>F</m:t>
                  </w:ins>
                </m:r>
              </m:e>
              <m:sub>
                <m:r>
                  <w:ins w:id="505" w:author="Степашка Модняш" w:date="2025-03-25T00:42:00Z">
                    <w:rPr>
                      <w:rFonts w:ascii="Cambria Math" w:eastAsiaTheme="minorEastAsia" w:hAnsi="Cambria Math"/>
                      <w:lang w:val="en-US"/>
                    </w:rPr>
                    <m:t>i</m:t>
                  </w:ins>
                </m:r>
              </m:sub>
            </m:sSub>
          </m:e>
        </m:d>
      </m:oMath>
      <w:ins w:id="506" w:author="Степашка Модняш" w:date="2025-03-25T00:43:00Z">
        <w:r>
          <w:rPr>
            <w:rFonts w:eastAsiaTheme="minorEastAsia"/>
          </w:rPr>
          <w:t xml:space="preserve"> (наибольшее покрытие).</w:t>
        </w:r>
      </w:ins>
    </w:p>
    <w:p w14:paraId="6D0FD51B" w14:textId="5C98FE42" w:rsidR="0054473F" w:rsidRPr="0054473F" w:rsidRDefault="0054473F" w:rsidP="0054473F">
      <w:pPr>
        <w:pStyle w:val="a4"/>
        <w:numPr>
          <w:ilvl w:val="1"/>
          <w:numId w:val="22"/>
        </w:numPr>
        <w:tabs>
          <w:tab w:val="left" w:pos="5415"/>
        </w:tabs>
        <w:rPr>
          <w:ins w:id="507" w:author="Степашка Модняш" w:date="2025-03-25T00:45:00Z"/>
          <w:rPrChange w:id="508" w:author="Степашка Модняш" w:date="2025-03-25T00:45:00Z">
            <w:rPr>
              <w:ins w:id="509" w:author="Степашка Модняш" w:date="2025-03-25T00:45:00Z"/>
              <w:rFonts w:eastAsiaTheme="minorEastAsia"/>
              <w:lang w:val="en-US"/>
            </w:rPr>
          </w:rPrChange>
        </w:rPr>
      </w:pPr>
      <w:ins w:id="510" w:author="Степашка Модняш" w:date="2025-03-25T00:43:00Z">
        <w:r>
          <w:rPr>
            <w:rFonts w:eastAsiaTheme="minorEastAsia"/>
          </w:rPr>
          <w:t xml:space="preserve">Добавить </w:t>
        </w:r>
      </w:ins>
      <m:oMath>
        <m:r>
          <w:ins w:id="511" w:author="Степашка Модняш" w:date="2025-03-25T00:43:00Z">
            <w:rPr>
              <w:rFonts w:ascii="Cambria Math" w:eastAsiaTheme="minorEastAsia" w:hAnsi="Cambria Math"/>
            </w:rPr>
            <m:t>i</m:t>
          </w:ins>
        </m:r>
      </m:oMath>
      <w:ins w:id="512" w:author="Степашка Модняш" w:date="2025-03-25T00:43:00Z">
        <w:r w:rsidRPr="0054473F">
          <w:rPr>
            <w:rFonts w:eastAsiaTheme="minorEastAsia"/>
            <w:rPrChange w:id="513" w:author="Степашка Модняш" w:date="2025-03-25T00:43:00Z">
              <w:rPr>
                <w:rFonts w:eastAsiaTheme="minorEastAsia"/>
                <w:lang w:val="en-US"/>
              </w:rPr>
            </w:rPrChange>
          </w:rPr>
          <w:t xml:space="preserve"> </w:t>
        </w:r>
        <w:r>
          <w:rPr>
            <w:rFonts w:eastAsiaTheme="minorEastAsia"/>
          </w:rPr>
          <w:t xml:space="preserve">в </w:t>
        </w:r>
      </w:ins>
      <m:oMath>
        <m:r>
          <w:ins w:id="514" w:author="Степашка Модняш" w:date="2025-03-25T00:43:00Z">
            <w:rPr>
              <w:rFonts w:ascii="Cambria Math" w:eastAsiaTheme="minorEastAsia" w:hAnsi="Cambria Math"/>
            </w:rPr>
            <m:t>Q</m:t>
          </w:ins>
        </m:r>
      </m:oMath>
      <w:ins w:id="515" w:author="Степашка Модняш" w:date="2025-03-25T00:43:00Z">
        <w:r w:rsidRPr="0054473F">
          <w:rPr>
            <w:rFonts w:eastAsiaTheme="minorEastAsia"/>
            <w:rPrChange w:id="516" w:author="Степашка Модняш" w:date="2025-03-25T00:43:00Z">
              <w:rPr>
                <w:rFonts w:eastAsiaTheme="minorEastAsia"/>
                <w:lang w:val="en-US"/>
              </w:rPr>
            </w:rPrChange>
          </w:rPr>
          <w:t xml:space="preserve">, </w:t>
        </w:r>
        <w:r>
          <w:rPr>
            <w:rFonts w:eastAsiaTheme="minorEastAsia"/>
          </w:rPr>
          <w:t xml:space="preserve">удалить </w:t>
        </w:r>
      </w:ins>
      <m:oMath>
        <m:r>
          <w:ins w:id="517" w:author="Степашка Модняш" w:date="2025-03-25T00:43:00Z">
            <w:rPr>
              <w:rFonts w:ascii="Cambria Math" w:eastAsiaTheme="minorEastAsia" w:hAnsi="Cambria Math"/>
            </w:rPr>
            <m:t>i</m:t>
          </w:ins>
        </m:r>
      </m:oMath>
      <w:ins w:id="518" w:author="Степашка Модняш" w:date="2025-03-25T00:44:00Z">
        <w:r>
          <w:rPr>
            <w:rFonts w:eastAsiaTheme="minorEastAsia"/>
          </w:rPr>
          <w:t xml:space="preserve"> из </w:t>
        </w:r>
      </w:ins>
      <m:oMath>
        <m:r>
          <w:ins w:id="519" w:author="Степашка Модняш" w:date="2025-03-25T00:44:00Z">
            <w:rPr>
              <w:rFonts w:ascii="Cambria Math" w:eastAsiaTheme="minorEastAsia" w:hAnsi="Cambria Math"/>
            </w:rPr>
            <m:t>N</m:t>
          </w:ins>
        </m:r>
      </m:oMath>
      <w:ins w:id="520" w:author="Степашка Модняш" w:date="2025-03-25T00:44:00Z">
        <w:r>
          <w:rPr>
            <w:rFonts w:eastAsiaTheme="minorEastAsia"/>
          </w:rPr>
          <w:t>.</w:t>
        </w:r>
      </w:ins>
    </w:p>
    <w:p w14:paraId="319795FC" w14:textId="5A9442FB" w:rsidR="0054473F" w:rsidRPr="0054473F" w:rsidRDefault="0054473F" w:rsidP="0054473F">
      <w:pPr>
        <w:pStyle w:val="a4"/>
        <w:numPr>
          <w:ilvl w:val="1"/>
          <w:numId w:val="22"/>
        </w:numPr>
        <w:tabs>
          <w:tab w:val="left" w:pos="5415"/>
        </w:tabs>
        <w:rPr>
          <w:ins w:id="521" w:author="Степашка Модняш" w:date="2025-03-25T00:44:00Z"/>
          <w:rPrChange w:id="522" w:author="Степашка Модняш" w:date="2025-03-25T00:44:00Z">
            <w:rPr>
              <w:ins w:id="523" w:author="Степашка Модняш" w:date="2025-03-25T00:44:00Z"/>
              <w:rFonts w:eastAsiaTheme="minorEastAsia"/>
            </w:rPr>
          </w:rPrChange>
        </w:rPr>
      </w:pPr>
      <w:ins w:id="524" w:author="Степашка Модняш" w:date="2025-03-25T00:46:00Z">
        <w:r>
          <w:rPr>
            <w:rFonts w:eastAsiaTheme="minorEastAsia"/>
          </w:rPr>
          <w:t xml:space="preserve">Удалить все </w:t>
        </w:r>
      </w:ins>
      <m:oMath>
        <m:r>
          <w:ins w:id="525" w:author="Степашка Модняш" w:date="2025-03-25T00:46:00Z">
            <w:rPr>
              <w:rFonts w:ascii="Cambria Math" w:eastAsiaTheme="minorEastAsia" w:hAnsi="Cambria Math"/>
            </w:rPr>
            <m:t>c∈</m:t>
          </w:ins>
        </m:r>
        <m:sSub>
          <m:sSubPr>
            <m:ctrlPr>
              <w:ins w:id="526" w:author="Степашка Модняш" w:date="2025-03-25T00:46:00Z">
                <w:rPr>
                  <w:rFonts w:ascii="Cambria Math" w:eastAsiaTheme="minorEastAsia" w:hAnsi="Cambria Math"/>
                  <w:i/>
                </w:rPr>
              </w:ins>
            </m:ctrlPr>
          </m:sSubPr>
          <m:e>
            <m:r>
              <w:ins w:id="527" w:author="Степашка Модняш" w:date="2025-03-25T00:46:00Z">
                <w:rPr>
                  <w:rFonts w:ascii="Cambria Math" w:eastAsiaTheme="minorEastAsia" w:hAnsi="Cambria Math"/>
                  <w:lang w:val="en-US"/>
                </w:rPr>
                <m:t>F</m:t>
              </w:ins>
            </m:r>
          </m:e>
          <m:sub>
            <m:r>
              <w:ins w:id="528" w:author="Степашка Модняш" w:date="2025-03-25T00:46:00Z">
                <w:rPr>
                  <w:rFonts w:ascii="Cambria Math" w:eastAsiaTheme="minorEastAsia" w:hAnsi="Cambria Math"/>
                  <w:lang w:val="en-US"/>
                </w:rPr>
                <m:t>i</m:t>
              </w:ins>
            </m:r>
          </m:sub>
        </m:sSub>
      </m:oMath>
      <w:ins w:id="529" w:author="Степашка Модняш" w:date="2025-03-25T00:46:00Z">
        <w:r>
          <w:rPr>
            <w:rFonts w:eastAsiaTheme="minorEastAsia"/>
          </w:rPr>
          <w:t xml:space="preserve"> из </w:t>
        </w:r>
      </w:ins>
      <m:oMath>
        <m:r>
          <w:ins w:id="530" w:author="Степашка Модняш" w:date="2025-03-25T00:46:00Z">
            <w:rPr>
              <w:rFonts w:ascii="Cambria Math" w:eastAsiaTheme="minorEastAsia" w:hAnsi="Cambria Math"/>
            </w:rPr>
            <m:t>C</m:t>
          </w:ins>
        </m:r>
      </m:oMath>
      <w:ins w:id="531" w:author="Степашка Модняш" w:date="2025-03-25T00:46:00Z">
        <w:r w:rsidRPr="00FB7B50">
          <w:t xml:space="preserve"> </w:t>
        </w:r>
        <w:r>
          <w:t xml:space="preserve">и из всех </w:t>
        </w:r>
      </w:ins>
      <m:oMath>
        <m:sSub>
          <m:sSubPr>
            <m:ctrlPr>
              <w:ins w:id="532" w:author="Степашка Модняш" w:date="2025-03-25T00:46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m:r>
              <w:ins w:id="533" w:author="Степашка Модняш" w:date="2025-03-25T00:46:00Z">
                <w:rPr>
                  <w:rFonts w:ascii="Cambria Math" w:hAnsi="Cambria Math"/>
                </w:rPr>
                <m:t>F</m:t>
              </w:ins>
            </m:r>
            <m:ctrlPr>
              <w:ins w:id="534" w:author="Степашка Модняш" w:date="2025-03-25T00:46:00Z">
                <w:rPr>
                  <w:rFonts w:ascii="Cambria Math" w:hAnsi="Cambria Math"/>
                  <w:i/>
                </w:rPr>
              </w:ins>
            </m:ctrlPr>
          </m:e>
          <m:sub>
            <m:r>
              <w:ins w:id="535" w:author="Степашка Модняш" w:date="2025-03-25T00:46:00Z">
                <w:rPr>
                  <w:rFonts w:ascii="Cambria Math" w:hAnsi="Cambria Math"/>
                  <w:lang w:val="en-US"/>
                </w:rPr>
                <m:t>j</m:t>
              </w:ins>
            </m:r>
          </m:sub>
        </m:sSub>
        <m:r>
          <w:ins w:id="536" w:author="Степашка Модняш" w:date="2025-03-25T00:46:00Z">
            <w:rPr>
              <w:rFonts w:ascii="Cambria Math" w:hAnsi="Cambria Math"/>
            </w:rPr>
            <m:t>(</m:t>
          </w:ins>
        </m:r>
        <m:r>
          <w:ins w:id="537" w:author="Степашка Модняш" w:date="2025-03-25T00:46:00Z">
            <w:rPr>
              <w:rFonts w:ascii="Cambria Math" w:hAnsi="Cambria Math"/>
              <w:lang w:val="en-US"/>
            </w:rPr>
            <m:t>j</m:t>
          </w:ins>
        </m:r>
        <m:r>
          <w:ins w:id="538" w:author="Степашка Модняш" w:date="2025-03-25T00:46:00Z">
            <w:rPr>
              <w:rFonts w:ascii="Cambria Math" w:hAnsi="Cambria Math"/>
            </w:rPr>
            <m:t>∈</m:t>
          </w:ins>
        </m:r>
        <m:r>
          <w:ins w:id="539" w:author="Степашка Модняш" w:date="2025-03-25T00:46:00Z">
            <w:rPr>
              <w:rFonts w:ascii="Cambria Math" w:hAnsi="Cambria Math"/>
              <w:lang w:val="en-US"/>
            </w:rPr>
            <m:t>N</m:t>
          </w:ins>
        </m:r>
        <m:r>
          <w:ins w:id="540" w:author="Степашка Модняш" w:date="2025-03-25T00:46:00Z">
            <w:rPr>
              <w:rFonts w:ascii="Cambria Math" w:hAnsi="Cambria Math"/>
            </w:rPr>
            <m:t>)</m:t>
          </w:ins>
        </m:r>
      </m:oMath>
      <w:ins w:id="541" w:author="Степашка Модняш" w:date="2025-03-25T00:46:00Z">
        <w:r w:rsidRPr="00FB7B50">
          <w:rPr>
            <w:rFonts w:eastAsiaTheme="minorEastAsia"/>
          </w:rPr>
          <w:t>.</w:t>
        </w:r>
      </w:ins>
    </w:p>
    <w:p w14:paraId="40F88C56" w14:textId="6FB68A60" w:rsidR="0054473F" w:rsidRPr="0054473F" w:rsidDel="0054473F" w:rsidRDefault="0054473F" w:rsidP="0054473F">
      <w:pPr>
        <w:pStyle w:val="a4"/>
        <w:numPr>
          <w:ilvl w:val="1"/>
          <w:numId w:val="22"/>
        </w:numPr>
        <w:tabs>
          <w:tab w:val="left" w:pos="5415"/>
        </w:tabs>
        <w:rPr>
          <w:del w:id="542" w:author="Степашка Модняш" w:date="2025-03-25T00:44:00Z"/>
          <w:rPrChange w:id="543" w:author="Степашка Модняш" w:date="2025-03-25T00:46:00Z">
            <w:rPr>
              <w:del w:id="544" w:author="Степашка Модняш" w:date="2025-03-25T00:44:00Z"/>
              <w:rFonts w:eastAsiaTheme="minorEastAsia"/>
              <w:lang w:val="en-US"/>
            </w:rPr>
          </w:rPrChange>
        </w:rPr>
      </w:pPr>
      <w:ins w:id="545" w:author="Степашка Модняш" w:date="2025-03-25T00:46:00Z">
        <w:r>
          <w:rPr>
            <w:rFonts w:eastAsiaTheme="minorEastAsia"/>
          </w:rPr>
          <w:t xml:space="preserve">Завершение </w:t>
        </w:r>
      </w:ins>
      <w:ins w:id="546" w:author="Степашка Модняш" w:date="2025-03-25T00:47:00Z">
        <w:r w:rsidRPr="0054473F">
          <w:rPr>
            <w:rFonts w:eastAsiaTheme="minorEastAsia"/>
            <w:rPrChange w:id="547" w:author="Степашка Модняш" w:date="2025-03-25T00:47:00Z">
              <w:rPr>
                <w:rFonts w:eastAsiaTheme="minorEastAsia"/>
                <w:lang w:val="en-US"/>
              </w:rPr>
            </w:rPrChange>
          </w:rPr>
          <w:t>(</w:t>
        </w:r>
        <w:r>
          <w:rPr>
            <w:rFonts w:eastAsiaTheme="minorEastAsia"/>
          </w:rPr>
          <w:t xml:space="preserve">возврат </w:t>
        </w:r>
      </w:ins>
      <m:oMath>
        <m:r>
          <w:ins w:id="548" w:author="Степашка Модняш" w:date="2025-03-25T00:47:00Z">
            <w:rPr>
              <w:rFonts w:ascii="Cambria Math" w:eastAsiaTheme="minorEastAsia" w:hAnsi="Cambria Math"/>
            </w:rPr>
            <m:t>Q</m:t>
          </w:ins>
        </m:r>
      </m:oMath>
      <w:ins w:id="549" w:author="Степашка Модняш" w:date="2025-03-25T00:47:00Z">
        <w:r>
          <w:rPr>
            <w:rFonts w:eastAsiaTheme="minorEastAsia"/>
          </w:rPr>
          <w:t>)</w:t>
        </w:r>
        <w:r>
          <w:rPr>
            <w:rFonts w:eastAsiaTheme="minorEastAsia"/>
            <w:lang w:val="en-US"/>
          </w:rPr>
          <w:t>.</w:t>
        </w:r>
      </w:ins>
    </w:p>
    <w:p w14:paraId="7ABA06DC" w14:textId="77777777" w:rsidR="0054473F" w:rsidRPr="00E10EC6" w:rsidRDefault="0054473F">
      <w:pPr>
        <w:pStyle w:val="a4"/>
        <w:numPr>
          <w:ilvl w:val="0"/>
          <w:numId w:val="22"/>
        </w:numPr>
        <w:tabs>
          <w:tab w:val="left" w:pos="5415"/>
        </w:tabs>
        <w:rPr>
          <w:ins w:id="550" w:author="Степашка Модняш" w:date="2025-03-25T00:46:00Z"/>
        </w:rPr>
        <w:pPrChange w:id="551" w:author="Степашка Модняш" w:date="2025-03-25T00:46:00Z">
          <w:pPr/>
        </w:pPrChange>
      </w:pPr>
    </w:p>
    <w:p w14:paraId="61F8831B" w14:textId="01D18F20" w:rsidR="00DB3DD8" w:rsidRDefault="00DB3DD8">
      <w:pPr>
        <w:pStyle w:val="a4"/>
        <w:numPr>
          <w:ilvl w:val="1"/>
          <w:numId w:val="22"/>
        </w:numPr>
        <w:tabs>
          <w:tab w:val="left" w:pos="5415"/>
        </w:tabs>
        <w:pPrChange w:id="552" w:author="Степашка Модняш" w:date="2025-03-25T00:46:00Z">
          <w:pPr>
            <w:spacing w:after="160" w:line="259" w:lineRule="auto"/>
            <w:ind w:firstLine="0"/>
            <w:jc w:val="left"/>
          </w:pPr>
        </w:pPrChange>
      </w:pPr>
      <w:r>
        <w:br w:type="page"/>
      </w:r>
    </w:p>
    <w:p w14:paraId="4C438189" w14:textId="7771B784" w:rsidR="00011DFF" w:rsidRDefault="00011DFF" w:rsidP="00011DFF">
      <w:pPr>
        <w:pStyle w:val="1"/>
      </w:pPr>
      <w:bookmarkStart w:id="553" w:name="_Toc193759416"/>
      <w:r>
        <w:lastRenderedPageBreak/>
        <w:t>2. Конструкторская часть</w:t>
      </w:r>
      <w:bookmarkEnd w:id="553"/>
    </w:p>
    <w:p w14:paraId="54CD3158" w14:textId="4FEBC7BB" w:rsidR="00011DFF" w:rsidRDefault="00390073" w:rsidP="00390073">
      <w:pPr>
        <w:pStyle w:val="2"/>
      </w:pPr>
      <w:bookmarkStart w:id="554" w:name="_Toc193759417"/>
      <w:r>
        <w:t xml:space="preserve">2.1. </w:t>
      </w:r>
      <w:r w:rsidR="00011DFF">
        <w:t>Выбор языка программирования</w:t>
      </w:r>
      <w:bookmarkEnd w:id="554"/>
    </w:p>
    <w:p w14:paraId="17695286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3E8F8A5D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5EEAEF3C" w14:textId="7AB2D1A6" w:rsidR="00011DFF" w:rsidRDefault="00390073" w:rsidP="00390073">
      <w:pPr>
        <w:pStyle w:val="2"/>
      </w:pPr>
      <w:bookmarkStart w:id="555" w:name="_Toc193759418"/>
      <w:r>
        <w:t xml:space="preserve">2.2. </w:t>
      </w:r>
      <w:r w:rsidR="00011DFF">
        <w:t>Описание основной функции</w:t>
      </w:r>
      <w:bookmarkEnd w:id="555"/>
    </w:p>
    <w:p w14:paraId="5F013AFA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D4075C4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5E8AAB5" w14:textId="3CE82D46" w:rsidR="00011DFF" w:rsidRDefault="00390073" w:rsidP="00390073">
      <w:pPr>
        <w:pStyle w:val="2"/>
      </w:pPr>
      <w:bookmarkStart w:id="556" w:name="_Toc193759419"/>
      <w:r>
        <w:t xml:space="preserve">2.3. </w:t>
      </w:r>
      <w:r w:rsidR="00011DFF">
        <w:t>Использованные технологии</w:t>
      </w:r>
      <w:bookmarkEnd w:id="556"/>
    </w:p>
    <w:p w14:paraId="34C43DFC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678AC389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79E9E0C1" w14:textId="2ED351EC" w:rsidR="00011DFF" w:rsidRDefault="00390073" w:rsidP="00390073">
      <w:pPr>
        <w:pStyle w:val="2"/>
      </w:pPr>
      <w:bookmarkStart w:id="557" w:name="_Toc193759420"/>
      <w:r>
        <w:t xml:space="preserve">2.4. </w:t>
      </w:r>
      <w:r w:rsidR="00011DFF">
        <w:t>База данных</w:t>
      </w:r>
      <w:bookmarkEnd w:id="557"/>
    </w:p>
    <w:p w14:paraId="517C5A8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AAAAFC3" w14:textId="77777777" w:rsidR="00390073" w:rsidRDefault="00390073" w:rsidP="00390073">
      <w:r>
        <w:lastRenderedPageBreak/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405CA7A" w14:textId="71258BD3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48722280" w14:textId="322D7853" w:rsidR="00DB3DD8" w:rsidRDefault="00390073" w:rsidP="00390073">
      <w:pPr>
        <w:pStyle w:val="1"/>
        <w:rPr>
          <w:rFonts w:eastAsia="Times New Roman"/>
        </w:rPr>
      </w:pPr>
      <w:bookmarkStart w:id="558" w:name="_Toc193759421"/>
      <w:r>
        <w:rPr>
          <w:rFonts w:eastAsia="Times New Roman"/>
        </w:rPr>
        <w:lastRenderedPageBreak/>
        <w:t>Заключение</w:t>
      </w:r>
      <w:bookmarkEnd w:id="558"/>
    </w:p>
    <w:p w14:paraId="41FE0BCD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177C08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56DC61F" w14:textId="01FE2078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109A4B36" w14:textId="0184AC15" w:rsidR="00390073" w:rsidRPr="00390073" w:rsidRDefault="00390073" w:rsidP="00390073">
      <w:pPr>
        <w:pStyle w:val="1"/>
        <w:rPr>
          <w:rFonts w:eastAsia="Times New Roman"/>
        </w:rPr>
      </w:pPr>
      <w:bookmarkStart w:id="559" w:name="_Toc193759422"/>
      <w:r>
        <w:rPr>
          <w:rFonts w:eastAsia="Times New Roman"/>
          <w:lang w:val="en-US"/>
        </w:rPr>
        <w:lastRenderedPageBreak/>
        <w:t>C</w:t>
      </w:r>
      <w:r w:rsidRPr="00390073">
        <w:rPr>
          <w:rFonts w:eastAsia="Times New Roman"/>
        </w:rPr>
        <w:t>писок использованных источников</w:t>
      </w:r>
      <w:bookmarkEnd w:id="559"/>
    </w:p>
    <w:p w14:paraId="6260D6B6" w14:textId="77777777" w:rsidR="003937AE" w:rsidRDefault="00761E95" w:rsidP="003937AE">
      <w:pPr>
        <w:pStyle w:val="a4"/>
        <w:numPr>
          <w:ilvl w:val="0"/>
          <w:numId w:val="4"/>
        </w:numPr>
        <w:ind w:left="360"/>
        <w:jc w:val="both"/>
      </w:pPr>
      <w:r w:rsidRPr="00761E95">
        <w:t>Александер Д., Стоун М. Доказательства из Книги. Лучшие доказательства со времен Евклида до наших дней: пер. с англ.</w:t>
      </w:r>
      <w:r>
        <w:t>–</w:t>
      </w:r>
      <w:r w:rsidRPr="00761E95">
        <w:t xml:space="preserve">М.: Мир, 2006. </w:t>
      </w:r>
      <w:r>
        <w:t>–</w:t>
      </w:r>
      <w:r w:rsidRPr="00761E95">
        <w:t xml:space="preserve"> 256 с.</w:t>
      </w:r>
    </w:p>
    <w:p w14:paraId="0F298AF9" w14:textId="77777777" w:rsidR="003256B0" w:rsidRPr="003256B0" w:rsidRDefault="003937AE" w:rsidP="003256B0">
      <w:pPr>
        <w:pStyle w:val="a4"/>
        <w:numPr>
          <w:ilvl w:val="0"/>
          <w:numId w:val="4"/>
        </w:numPr>
        <w:ind w:left="360"/>
        <w:jc w:val="both"/>
        <w:rPr>
          <w:lang w:val="en-US"/>
        </w:rPr>
      </w:pPr>
      <w:r w:rsidRPr="003937AE">
        <w:rPr>
          <w:lang w:val="en-US"/>
        </w:rPr>
        <w:t>О’Рурк Дж. Computational Geometry in C. Второе издание. – Cambridge: Cambridge University Press, 1998. – 376 с.</w:t>
      </w:r>
    </w:p>
    <w:p w14:paraId="4D1F310E" w14:textId="77777777" w:rsidR="001E6DC4" w:rsidRDefault="003256B0" w:rsidP="001E6DC4">
      <w:pPr>
        <w:pStyle w:val="a4"/>
        <w:numPr>
          <w:ilvl w:val="0"/>
          <w:numId w:val="4"/>
        </w:numPr>
        <w:ind w:left="360"/>
        <w:jc w:val="both"/>
      </w:pPr>
      <w:r w:rsidRPr="003256B0">
        <w:t>О’Рурк Дж. Теоремы и алгоритмы о художественной галерее: монография / Джозеф О’Рурк. – Нью-Йорк: Oxford University Press, 1987. – 280 с. – (Международная серия монографий по компьютерным наукам).</w:t>
      </w:r>
    </w:p>
    <w:p w14:paraId="44E80787" w14:textId="119A16D9" w:rsidR="003256B0" w:rsidRDefault="001E6DC4" w:rsidP="003256B0">
      <w:pPr>
        <w:pStyle w:val="a4"/>
        <w:numPr>
          <w:ilvl w:val="0"/>
          <w:numId w:val="4"/>
        </w:numPr>
        <w:ind w:left="360"/>
        <w:jc w:val="both"/>
      </w:pPr>
      <w:r w:rsidRPr="001E6DC4">
        <w:t>Шермер Т.К. Последние результаты о художественных галереях / Томас К. Шермер. – Proceedings of the IEEE, 1992. – 280 с.</w:t>
      </w:r>
    </w:p>
    <w:p w14:paraId="6265E202" w14:textId="56D61057" w:rsidR="00021C68" w:rsidRPr="003937AE" w:rsidDel="00DA2F0E" w:rsidRDefault="00021C68" w:rsidP="003256B0">
      <w:pPr>
        <w:pStyle w:val="a4"/>
        <w:numPr>
          <w:ilvl w:val="0"/>
          <w:numId w:val="4"/>
        </w:numPr>
        <w:ind w:left="360"/>
        <w:jc w:val="both"/>
        <w:rPr>
          <w:del w:id="560" w:author="Степашка Модняш" w:date="2025-03-25T01:43:00Z"/>
        </w:rPr>
      </w:pPr>
      <w:r w:rsidRPr="00021C68">
        <w:t>Хертель С., Мельхорн К. (1985). </w:t>
      </w:r>
      <w:r w:rsidRPr="008D4E35">
        <w:rPr>
          <w:rPrChange w:id="561" w:author="Степашка Модняш" w:date="2025-03-25T00:22:00Z">
            <w:rPr>
              <w:i/>
              <w:iCs/>
            </w:rPr>
          </w:rPrChange>
        </w:rPr>
        <w:t>Быстрая триангуляция плоскости относительно простых многоугольников</w:t>
      </w:r>
      <w:r w:rsidRPr="00021C68">
        <w:rPr>
          <w:i/>
          <w:iCs/>
        </w:rPr>
        <w:t>.</w:t>
      </w:r>
    </w:p>
    <w:p w14:paraId="65E789E8" w14:textId="4E0A4823" w:rsidR="00390073" w:rsidDel="00DA2F0E" w:rsidRDefault="00390073">
      <w:pPr>
        <w:pStyle w:val="a4"/>
        <w:numPr>
          <w:ilvl w:val="0"/>
          <w:numId w:val="4"/>
        </w:numPr>
        <w:ind w:left="360"/>
        <w:jc w:val="both"/>
        <w:rPr>
          <w:del w:id="562" w:author="Степашка Модняш" w:date="2025-03-25T01:43:00Z"/>
        </w:rPr>
        <w:pPrChange w:id="563" w:author="Степашка Модняш" w:date="2025-03-25T01:43:00Z">
          <w:pPr>
            <w:pStyle w:val="a4"/>
            <w:numPr>
              <w:numId w:val="4"/>
            </w:numPr>
            <w:ind w:left="360" w:hanging="360"/>
          </w:pPr>
        </w:pPrChange>
      </w:pPr>
      <w:del w:id="564" w:author="Степашка Модняш" w:date="2025-03-25T01:43:00Z">
        <w:r w:rsidDel="00DA2F0E">
          <w:delText>Текст. Текст. 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 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  <w:r w:rsidRPr="00FA1ED8" w:rsidDel="00DA2F0E">
          <w:delText xml:space="preserve"> </w:delText>
        </w:r>
        <w:r w:rsidDel="00DA2F0E">
          <w:delText>Текст. Текст.</w:delText>
        </w:r>
      </w:del>
    </w:p>
    <w:p w14:paraId="6277873D" w14:textId="7B7E4469" w:rsidR="00390073" w:rsidRPr="000F1DCE" w:rsidRDefault="00021C68">
      <w:pPr>
        <w:pStyle w:val="a4"/>
        <w:numPr>
          <w:ilvl w:val="0"/>
          <w:numId w:val="4"/>
        </w:numPr>
        <w:ind w:left="360"/>
        <w:jc w:val="both"/>
        <w:pPrChange w:id="565" w:author="Степашка Модняш" w:date="2025-03-25T01:43:00Z">
          <w:pPr>
            <w:spacing w:after="160" w:line="259" w:lineRule="auto"/>
            <w:ind w:firstLine="0"/>
            <w:jc w:val="left"/>
          </w:pPr>
        </w:pPrChange>
      </w:pPr>
      <w:del w:id="566" w:author="Степашка Модняш" w:date="2025-03-25T01:43:00Z">
        <w:r w:rsidDel="00DA2F0E">
          <w:delText xml:space="preserve"> </w:delText>
        </w:r>
      </w:del>
      <w:r w:rsidR="00390073" w:rsidRPr="000F1DCE">
        <w:br w:type="page"/>
      </w:r>
    </w:p>
    <w:p w14:paraId="57B2CDCB" w14:textId="57630EF0" w:rsidR="00390073" w:rsidRDefault="00390073" w:rsidP="00390073">
      <w:pPr>
        <w:pStyle w:val="1"/>
      </w:pPr>
      <w:bookmarkStart w:id="567" w:name="_Toc193759423"/>
      <w:r>
        <w:lastRenderedPageBreak/>
        <w:t>ПРИЛОЖЕНИЕ А</w:t>
      </w:r>
      <w:bookmarkEnd w:id="567"/>
    </w:p>
    <w:p w14:paraId="7CBF1CEE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AC5C5BB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0E40F51E" w14:textId="4963E739" w:rsidR="00390073" w:rsidRDefault="00390073">
      <w:pPr>
        <w:spacing w:after="160" w:line="259" w:lineRule="auto"/>
        <w:ind w:firstLine="0"/>
        <w:jc w:val="left"/>
      </w:pPr>
      <w:r>
        <w:br w:type="page"/>
      </w:r>
    </w:p>
    <w:p w14:paraId="5109A542" w14:textId="054F2C65" w:rsidR="00390073" w:rsidRDefault="00390073" w:rsidP="00390073">
      <w:pPr>
        <w:pStyle w:val="1"/>
      </w:pPr>
      <w:bookmarkStart w:id="568" w:name="_Toc193759424"/>
      <w:r>
        <w:lastRenderedPageBreak/>
        <w:t>ПРИЛОЖЕНИЕ Б</w:t>
      </w:r>
      <w:bookmarkEnd w:id="568"/>
    </w:p>
    <w:p w14:paraId="7A15C01F" w14:textId="77777777" w:rsidR="00390073" w:rsidRDefault="00390073" w:rsidP="00390073"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2F785BBA" w14:textId="77777777" w:rsidR="00390073" w:rsidRDefault="00390073" w:rsidP="00390073"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18AA6175" w14:textId="77777777" w:rsidR="00390073" w:rsidRPr="00390073" w:rsidRDefault="00390073" w:rsidP="00390073"/>
    <w:sectPr w:rsidR="00390073" w:rsidRPr="00390073" w:rsidSect="00B71E63">
      <w:footerReference w:type="default" r:id="rId11"/>
      <w:footerReference w:type="first" r:id="rId12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33B48" w14:textId="77777777" w:rsidR="00F05477" w:rsidRDefault="00F05477" w:rsidP="0084381D">
      <w:pPr>
        <w:spacing w:after="0" w:line="240" w:lineRule="auto"/>
      </w:pPr>
      <w:r>
        <w:separator/>
      </w:r>
    </w:p>
  </w:endnote>
  <w:endnote w:type="continuationSeparator" w:id="0">
    <w:p w14:paraId="73B930F1" w14:textId="77777777" w:rsidR="00F05477" w:rsidRDefault="00F05477" w:rsidP="0084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0305325"/>
      <w:docPartObj>
        <w:docPartGallery w:val="Page Numbers (Bottom of Page)"/>
        <w:docPartUnique/>
      </w:docPartObj>
    </w:sdtPr>
    <w:sdtContent>
      <w:p w14:paraId="6827DCF9" w14:textId="47FA4B22" w:rsidR="0084381D" w:rsidRDefault="0084381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035B4B" w14:textId="77777777" w:rsidR="0084381D" w:rsidRDefault="008438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1A000" w14:textId="77777777" w:rsidR="00B71E63" w:rsidRDefault="00B71E63" w:rsidP="00B71E63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5CC45" w14:textId="77777777" w:rsidR="00F05477" w:rsidRDefault="00F05477" w:rsidP="0084381D">
      <w:pPr>
        <w:spacing w:after="0" w:line="240" w:lineRule="auto"/>
      </w:pPr>
      <w:r>
        <w:separator/>
      </w:r>
    </w:p>
  </w:footnote>
  <w:footnote w:type="continuationSeparator" w:id="0">
    <w:p w14:paraId="05C386E8" w14:textId="77777777" w:rsidR="00F05477" w:rsidRDefault="00F05477" w:rsidP="00843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7AE3"/>
    <w:multiLevelType w:val="hybridMultilevel"/>
    <w:tmpl w:val="B3D0A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E6DD9"/>
    <w:multiLevelType w:val="hybridMultilevel"/>
    <w:tmpl w:val="01EE6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A0B5F"/>
    <w:multiLevelType w:val="multilevel"/>
    <w:tmpl w:val="EDFE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745AC"/>
    <w:multiLevelType w:val="hybridMultilevel"/>
    <w:tmpl w:val="217839E2"/>
    <w:lvl w:ilvl="0" w:tplc="C5224A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E03F6F"/>
    <w:multiLevelType w:val="hybridMultilevel"/>
    <w:tmpl w:val="1CB6B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B7B82"/>
    <w:multiLevelType w:val="multilevel"/>
    <w:tmpl w:val="1FD6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570B9"/>
    <w:multiLevelType w:val="multilevel"/>
    <w:tmpl w:val="57AE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1595B"/>
    <w:multiLevelType w:val="hybridMultilevel"/>
    <w:tmpl w:val="5B066934"/>
    <w:lvl w:ilvl="0" w:tplc="4AA4D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FC12C6"/>
    <w:multiLevelType w:val="multilevel"/>
    <w:tmpl w:val="E1BC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B0891"/>
    <w:multiLevelType w:val="hybridMultilevel"/>
    <w:tmpl w:val="AD2C03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B3989"/>
    <w:multiLevelType w:val="multilevel"/>
    <w:tmpl w:val="FFD67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62161E"/>
    <w:multiLevelType w:val="multilevel"/>
    <w:tmpl w:val="4C6C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44969"/>
    <w:multiLevelType w:val="multilevel"/>
    <w:tmpl w:val="124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064B1"/>
    <w:multiLevelType w:val="hybridMultilevel"/>
    <w:tmpl w:val="57549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16913"/>
    <w:multiLevelType w:val="hybridMultilevel"/>
    <w:tmpl w:val="2D461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9467B"/>
    <w:multiLevelType w:val="multilevel"/>
    <w:tmpl w:val="4702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F6808"/>
    <w:multiLevelType w:val="multilevel"/>
    <w:tmpl w:val="8804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D3FEC"/>
    <w:multiLevelType w:val="hybridMultilevel"/>
    <w:tmpl w:val="FE7EC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AA68F6"/>
    <w:multiLevelType w:val="multilevel"/>
    <w:tmpl w:val="C93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562D0"/>
    <w:multiLevelType w:val="hybridMultilevel"/>
    <w:tmpl w:val="07AA7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F077C"/>
    <w:multiLevelType w:val="multilevel"/>
    <w:tmpl w:val="C280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D04F88"/>
    <w:multiLevelType w:val="hybridMultilevel"/>
    <w:tmpl w:val="9DF8A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FD0EBD"/>
    <w:multiLevelType w:val="multilevel"/>
    <w:tmpl w:val="188E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206369">
    <w:abstractNumId w:val="4"/>
  </w:num>
  <w:num w:numId="2" w16cid:durableId="1492673391">
    <w:abstractNumId w:val="9"/>
  </w:num>
  <w:num w:numId="3" w16cid:durableId="2075084396">
    <w:abstractNumId w:val="3"/>
  </w:num>
  <w:num w:numId="4" w16cid:durableId="1221357371">
    <w:abstractNumId w:val="21"/>
  </w:num>
  <w:num w:numId="5" w16cid:durableId="1267926220">
    <w:abstractNumId w:val="7"/>
  </w:num>
  <w:num w:numId="6" w16cid:durableId="185946005">
    <w:abstractNumId w:val="10"/>
  </w:num>
  <w:num w:numId="7" w16cid:durableId="282661222">
    <w:abstractNumId w:val="14"/>
  </w:num>
  <w:num w:numId="8" w16cid:durableId="2053338129">
    <w:abstractNumId w:val="1"/>
  </w:num>
  <w:num w:numId="9" w16cid:durableId="152765761">
    <w:abstractNumId w:val="18"/>
  </w:num>
  <w:num w:numId="10" w16cid:durableId="1514223021">
    <w:abstractNumId w:val="11"/>
  </w:num>
  <w:num w:numId="11" w16cid:durableId="315186117">
    <w:abstractNumId w:val="20"/>
  </w:num>
  <w:num w:numId="12" w16cid:durableId="759058066">
    <w:abstractNumId w:val="15"/>
  </w:num>
  <w:num w:numId="13" w16cid:durableId="1500192683">
    <w:abstractNumId w:val="22"/>
  </w:num>
  <w:num w:numId="14" w16cid:durableId="996035756">
    <w:abstractNumId w:val="2"/>
  </w:num>
  <w:num w:numId="15" w16cid:durableId="1458376472">
    <w:abstractNumId w:val="5"/>
  </w:num>
  <w:num w:numId="16" w16cid:durableId="994265074">
    <w:abstractNumId w:val="8"/>
  </w:num>
  <w:num w:numId="17" w16cid:durableId="350574924">
    <w:abstractNumId w:val="12"/>
  </w:num>
  <w:num w:numId="18" w16cid:durableId="1947224187">
    <w:abstractNumId w:val="16"/>
  </w:num>
  <w:num w:numId="19" w16cid:durableId="1606962659">
    <w:abstractNumId w:val="6"/>
  </w:num>
  <w:num w:numId="20" w16cid:durableId="322241455">
    <w:abstractNumId w:val="19"/>
  </w:num>
  <w:num w:numId="21" w16cid:durableId="130947038">
    <w:abstractNumId w:val="0"/>
  </w:num>
  <w:num w:numId="22" w16cid:durableId="333535175">
    <w:abstractNumId w:val="13"/>
  </w:num>
  <w:num w:numId="23" w16cid:durableId="94714122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тепашка Модняш">
    <w15:presenceInfo w15:providerId="Windows Live" w15:userId="a38364144144e9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CC"/>
    <w:rsid w:val="00011DFF"/>
    <w:rsid w:val="00021C68"/>
    <w:rsid w:val="0003559B"/>
    <w:rsid w:val="0005518B"/>
    <w:rsid w:val="0006033D"/>
    <w:rsid w:val="000951B9"/>
    <w:rsid w:val="000A2DF9"/>
    <w:rsid w:val="000B2D8C"/>
    <w:rsid w:val="000B5E08"/>
    <w:rsid w:val="000C29B9"/>
    <w:rsid w:val="000D726F"/>
    <w:rsid w:val="000F1DCE"/>
    <w:rsid w:val="00123B1E"/>
    <w:rsid w:val="00125E90"/>
    <w:rsid w:val="00155FF4"/>
    <w:rsid w:val="001660D7"/>
    <w:rsid w:val="001A4C91"/>
    <w:rsid w:val="001B3780"/>
    <w:rsid w:val="001D3F8A"/>
    <w:rsid w:val="001D5C3F"/>
    <w:rsid w:val="001E6DC4"/>
    <w:rsid w:val="00215084"/>
    <w:rsid w:val="00215CEE"/>
    <w:rsid w:val="00242EA0"/>
    <w:rsid w:val="00243F66"/>
    <w:rsid w:val="00291163"/>
    <w:rsid w:val="002B0D17"/>
    <w:rsid w:val="00321617"/>
    <w:rsid w:val="00324FE3"/>
    <w:rsid w:val="003256B0"/>
    <w:rsid w:val="003276C4"/>
    <w:rsid w:val="003325D7"/>
    <w:rsid w:val="00350623"/>
    <w:rsid w:val="00355475"/>
    <w:rsid w:val="00357614"/>
    <w:rsid w:val="00383D43"/>
    <w:rsid w:val="00384FED"/>
    <w:rsid w:val="003857F6"/>
    <w:rsid w:val="00390073"/>
    <w:rsid w:val="003933B8"/>
    <w:rsid w:val="003937AE"/>
    <w:rsid w:val="00395B7A"/>
    <w:rsid w:val="003E646C"/>
    <w:rsid w:val="00421348"/>
    <w:rsid w:val="00432C06"/>
    <w:rsid w:val="004404C7"/>
    <w:rsid w:val="00440977"/>
    <w:rsid w:val="00446212"/>
    <w:rsid w:val="00464293"/>
    <w:rsid w:val="004673A8"/>
    <w:rsid w:val="00473462"/>
    <w:rsid w:val="0047643E"/>
    <w:rsid w:val="00493E48"/>
    <w:rsid w:val="004A321E"/>
    <w:rsid w:val="004B2CFB"/>
    <w:rsid w:val="004C097E"/>
    <w:rsid w:val="004D31AA"/>
    <w:rsid w:val="00504CCB"/>
    <w:rsid w:val="00505741"/>
    <w:rsid w:val="00520AD4"/>
    <w:rsid w:val="0052337E"/>
    <w:rsid w:val="005300D7"/>
    <w:rsid w:val="0054473F"/>
    <w:rsid w:val="0056374B"/>
    <w:rsid w:val="00567A37"/>
    <w:rsid w:val="00597918"/>
    <w:rsid w:val="005A0472"/>
    <w:rsid w:val="005B2E89"/>
    <w:rsid w:val="005C6946"/>
    <w:rsid w:val="005E1A0E"/>
    <w:rsid w:val="005F3B09"/>
    <w:rsid w:val="00632788"/>
    <w:rsid w:val="006613FD"/>
    <w:rsid w:val="006A023A"/>
    <w:rsid w:val="006A4B05"/>
    <w:rsid w:val="006B5A0D"/>
    <w:rsid w:val="006C0B77"/>
    <w:rsid w:val="006C53E9"/>
    <w:rsid w:val="006D730A"/>
    <w:rsid w:val="006F270D"/>
    <w:rsid w:val="006F7987"/>
    <w:rsid w:val="007133EF"/>
    <w:rsid w:val="00743EEB"/>
    <w:rsid w:val="00745AE1"/>
    <w:rsid w:val="00755362"/>
    <w:rsid w:val="00761E95"/>
    <w:rsid w:val="00774B3F"/>
    <w:rsid w:val="00784A5B"/>
    <w:rsid w:val="007874D0"/>
    <w:rsid w:val="007B4E17"/>
    <w:rsid w:val="007B74B6"/>
    <w:rsid w:val="007D4764"/>
    <w:rsid w:val="008242FF"/>
    <w:rsid w:val="00827741"/>
    <w:rsid w:val="00830CE9"/>
    <w:rsid w:val="0084381D"/>
    <w:rsid w:val="00855A32"/>
    <w:rsid w:val="00870751"/>
    <w:rsid w:val="0089342A"/>
    <w:rsid w:val="008B1FE8"/>
    <w:rsid w:val="008C7009"/>
    <w:rsid w:val="008D4E35"/>
    <w:rsid w:val="008E7BA2"/>
    <w:rsid w:val="0092184B"/>
    <w:rsid w:val="00922A86"/>
    <w:rsid w:val="00922C48"/>
    <w:rsid w:val="00962CBB"/>
    <w:rsid w:val="009661D3"/>
    <w:rsid w:val="0098431C"/>
    <w:rsid w:val="009C692E"/>
    <w:rsid w:val="009D209E"/>
    <w:rsid w:val="009E3A3F"/>
    <w:rsid w:val="00A01DB4"/>
    <w:rsid w:val="00A52EB6"/>
    <w:rsid w:val="00AC19FB"/>
    <w:rsid w:val="00AC55AD"/>
    <w:rsid w:val="00AD0B83"/>
    <w:rsid w:val="00B034CC"/>
    <w:rsid w:val="00B23178"/>
    <w:rsid w:val="00B35EA5"/>
    <w:rsid w:val="00B452D9"/>
    <w:rsid w:val="00B600B2"/>
    <w:rsid w:val="00B613AF"/>
    <w:rsid w:val="00B61799"/>
    <w:rsid w:val="00B6570A"/>
    <w:rsid w:val="00B71E63"/>
    <w:rsid w:val="00B915B7"/>
    <w:rsid w:val="00B92974"/>
    <w:rsid w:val="00B94A0D"/>
    <w:rsid w:val="00BC16A4"/>
    <w:rsid w:val="00BC381A"/>
    <w:rsid w:val="00BC4468"/>
    <w:rsid w:val="00BE2C4A"/>
    <w:rsid w:val="00C10D72"/>
    <w:rsid w:val="00C425B3"/>
    <w:rsid w:val="00C57E10"/>
    <w:rsid w:val="00CF3738"/>
    <w:rsid w:val="00CF7B4E"/>
    <w:rsid w:val="00D310FD"/>
    <w:rsid w:val="00D5606B"/>
    <w:rsid w:val="00D779D6"/>
    <w:rsid w:val="00D8358C"/>
    <w:rsid w:val="00D958FC"/>
    <w:rsid w:val="00DA2F0E"/>
    <w:rsid w:val="00DB3DD8"/>
    <w:rsid w:val="00DF6FA2"/>
    <w:rsid w:val="00E01AB7"/>
    <w:rsid w:val="00E10EC6"/>
    <w:rsid w:val="00E16665"/>
    <w:rsid w:val="00E22D0A"/>
    <w:rsid w:val="00E45C01"/>
    <w:rsid w:val="00E570BC"/>
    <w:rsid w:val="00E6148F"/>
    <w:rsid w:val="00E973B4"/>
    <w:rsid w:val="00EA59DF"/>
    <w:rsid w:val="00EB058D"/>
    <w:rsid w:val="00EB5B36"/>
    <w:rsid w:val="00EE4070"/>
    <w:rsid w:val="00EF3D5B"/>
    <w:rsid w:val="00F05477"/>
    <w:rsid w:val="00F12C76"/>
    <w:rsid w:val="00F4009D"/>
    <w:rsid w:val="00F43945"/>
    <w:rsid w:val="00F5093B"/>
    <w:rsid w:val="00F72728"/>
    <w:rsid w:val="00FA1ED8"/>
    <w:rsid w:val="00FA3C34"/>
    <w:rsid w:val="00FA7C13"/>
    <w:rsid w:val="00FC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152DA"/>
  <w15:chartTrackingRefBased/>
  <w15:docId w15:val="{84BB4825-3573-42F0-B8EF-BD450AA6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AD4"/>
    <w:pPr>
      <w:spacing w:after="12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1">
    <w:name w:val="heading 1"/>
    <w:basedOn w:val="a"/>
    <w:next w:val="a"/>
    <w:link w:val="10"/>
    <w:uiPriority w:val="9"/>
    <w:qFormat/>
    <w:rsid w:val="00FA1ED8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1ED8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3DD8"/>
    <w:pPr>
      <w:keepNext/>
      <w:keepLines/>
      <w:spacing w:after="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2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A1E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List Paragraph"/>
    <w:basedOn w:val="a"/>
    <w:link w:val="a5"/>
    <w:uiPriority w:val="34"/>
    <w:qFormat/>
    <w:rsid w:val="00FA1ED8"/>
    <w:pPr>
      <w:ind w:left="720"/>
      <w:contextualSpacing/>
      <w:jc w:val="left"/>
    </w:pPr>
    <w:rPr>
      <w:rFonts w:eastAsiaTheme="minorHAnsi" w:cstheme="minorBid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A1ED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B3DD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5">
    <w:name w:val="Абзац списка Знак"/>
    <w:link w:val="a4"/>
    <w:uiPriority w:val="34"/>
    <w:locked/>
    <w:rsid w:val="00390073"/>
    <w:rPr>
      <w:rFonts w:ascii="Times New Roman" w:hAnsi="Times New Roman"/>
      <w:sz w:val="28"/>
      <w:lang w:eastAsia="ru-RU"/>
    </w:rPr>
  </w:style>
  <w:style w:type="paragraph" w:styleId="a6">
    <w:name w:val="header"/>
    <w:basedOn w:val="a"/>
    <w:link w:val="a7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381D"/>
    <w:rPr>
      <w:rFonts w:ascii="Times New Roman" w:eastAsia="Calibri" w:hAnsi="Times New Roman" w:cs="Calibri"/>
      <w:sz w:val="28"/>
    </w:rPr>
  </w:style>
  <w:style w:type="paragraph" w:styleId="a8">
    <w:name w:val="footer"/>
    <w:basedOn w:val="a"/>
    <w:link w:val="a9"/>
    <w:uiPriority w:val="99"/>
    <w:unhideWhenUsed/>
    <w:rsid w:val="00843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381D"/>
    <w:rPr>
      <w:rFonts w:ascii="Times New Roman" w:eastAsia="Calibri" w:hAnsi="Times New Roman" w:cs="Calibri"/>
      <w:sz w:val="28"/>
    </w:rPr>
  </w:style>
  <w:style w:type="paragraph" w:styleId="aa">
    <w:name w:val="TOC Heading"/>
    <w:basedOn w:val="1"/>
    <w:next w:val="a"/>
    <w:uiPriority w:val="39"/>
    <w:unhideWhenUsed/>
    <w:qFormat/>
    <w:rsid w:val="00B6570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6570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570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6570A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B6570A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EB5B36"/>
    <w:rPr>
      <w:color w:val="808080"/>
    </w:rPr>
  </w:style>
  <w:style w:type="paragraph" w:styleId="ad">
    <w:name w:val="Normal (Web)"/>
    <w:basedOn w:val="a"/>
    <w:uiPriority w:val="99"/>
    <w:semiHidden/>
    <w:unhideWhenUsed/>
    <w:rsid w:val="004673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Revision"/>
    <w:hidden/>
    <w:uiPriority w:val="99"/>
    <w:semiHidden/>
    <w:rsid w:val="00155FF4"/>
    <w:pPr>
      <w:spacing w:after="0" w:line="240" w:lineRule="auto"/>
    </w:pPr>
    <w:rPr>
      <w:rFonts w:ascii="Times New Roman" w:eastAsia="Calibri" w:hAnsi="Times New Roman" w:cs="Calibr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3A5D-89D4-474D-B4D8-843110BE1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2390</Words>
  <Characters>13626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Козлов</dc:creator>
  <cp:keywords/>
  <dc:description/>
  <cp:lastModifiedBy>Степашка Модняш</cp:lastModifiedBy>
  <cp:revision>3</cp:revision>
  <cp:lastPrinted>2025-02-26T14:58:00Z</cp:lastPrinted>
  <dcterms:created xsi:type="dcterms:W3CDTF">2025-03-24T22:43:00Z</dcterms:created>
  <dcterms:modified xsi:type="dcterms:W3CDTF">2025-03-24T22:44:00Z</dcterms:modified>
</cp:coreProperties>
</file>